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A369C8B" w:rsidP="24592246" w:rsidRDefault="6A369C8B" w14:paraId="1DAA973A" w14:textId="50BE9F27">
      <w:pPr>
        <w:pStyle w:val="Heading1"/>
        <w:spacing w:before="0" w:beforeAutospacing="off" w:after="0" w:afterAutospacing="off" w:line="300" w:lineRule="auto"/>
        <w:rPr>
          <w:rFonts w:ascii="Arial Nova" w:hAnsi="Arial Nova" w:eastAsia="Arial Nova" w:cs="Arial Nova"/>
          <w:b w:val="0"/>
          <w:bCs w:val="0"/>
          <w:i w:val="0"/>
          <w:iCs w:val="0"/>
          <w:noProof w:val="0"/>
          <w:sz w:val="21"/>
          <w:szCs w:val="21"/>
          <w:lang w:val="pt-BR"/>
        </w:rPr>
      </w:pPr>
      <w:r w:rsidRPr="24592246" w:rsidR="7A63A9FC">
        <w:rPr>
          <w:rFonts w:ascii="Arial Nova" w:hAnsi="Arial Nova" w:eastAsia="Arial Nova" w:cs="Arial Nova"/>
          <w:b w:val="1"/>
          <w:bCs w:val="1"/>
          <w:sz w:val="48"/>
          <w:szCs w:val="48"/>
        </w:rPr>
        <w:t xml:space="preserve">Modelo de Custos Aplicado à Digitalização: Referencial Técnico </w:t>
      </w:r>
      <w:r w:rsidRPr="24592246" w:rsidR="7A63A9FC">
        <w:rPr>
          <w:rFonts w:ascii="Arial Nova" w:hAnsi="Arial Nova" w:eastAsia="Arial Nova" w:cs="Arial Nova"/>
          <w:b w:val="1"/>
          <w:bCs w:val="1"/>
          <w:sz w:val="48"/>
          <w:szCs w:val="48"/>
        </w:rPr>
        <w:t>para</w:t>
      </w:r>
      <w:r w:rsidRPr="24592246" w:rsidR="7A63A9FC">
        <w:rPr>
          <w:rFonts w:ascii="Arial Nova" w:hAnsi="Arial Nova" w:eastAsia="Arial Nova" w:cs="Arial Nova"/>
          <w:b w:val="1"/>
          <w:bCs w:val="1"/>
          <w:sz w:val="48"/>
          <w:szCs w:val="48"/>
        </w:rPr>
        <w:t xml:space="preserve"> a Administração Pública </w:t>
      </w:r>
    </w:p>
    <w:p w:rsidR="1CDFFF02" w:rsidP="1CDFFF02" w:rsidRDefault="1CDFFF02" w14:paraId="038D04BE" w14:textId="1482EBE2">
      <w:pPr>
        <w:pStyle w:val="Normal"/>
      </w:pPr>
    </w:p>
    <w:p w:rsidR="00EF3CFA" w:rsidP="4D07E197" w:rsidRDefault="635B35CD" w14:paraId="4B3610CF" w14:textId="10DFE351">
      <w:pPr>
        <w:pStyle w:val="Heading2"/>
        <w:spacing w:before="299" w:after="299"/>
        <w:rPr>
          <w:rFonts w:ascii="Arial Nova" w:hAnsi="Arial Nova" w:eastAsia="Arial Nova" w:cs="Arial Nova"/>
          <w:b w:val="1"/>
          <w:bCs w:val="1"/>
          <w:sz w:val="36"/>
          <w:szCs w:val="36"/>
        </w:rPr>
      </w:pPr>
      <w:r w:rsidRPr="1CDFFF02" w:rsidR="5463BFBF">
        <w:rPr>
          <w:rFonts w:ascii="Arial Nova" w:hAnsi="Arial Nova" w:eastAsia="Arial Nova" w:cs="Arial Nova"/>
          <w:b w:val="1"/>
          <w:bCs w:val="1"/>
          <w:sz w:val="36"/>
          <w:szCs w:val="36"/>
        </w:rPr>
        <w:t>Introdução</w:t>
      </w:r>
    </w:p>
    <w:p w:rsidR="342819FD" w:rsidP="1CDFFF02" w:rsidRDefault="342819FD" w14:paraId="09AFE77F" w14:textId="0F7A040F">
      <w:pPr>
        <w:spacing w:before="210" w:beforeAutospacing="off" w:after="210" w:afterAutospacing="off" w:line="300" w:lineRule="auto"/>
        <w:ind w:firstLine="0"/>
        <w:jc w:val="both"/>
        <w:rPr>
          <w:rFonts w:ascii="Arial Nova" w:hAnsi="Arial Nova" w:eastAsia="Arial Nova" w:cs="Arial Nova"/>
          <w:b w:val="0"/>
          <w:bCs w:val="0"/>
          <w:i w:val="0"/>
          <w:iCs w:val="0"/>
          <w:noProof w:val="0"/>
          <w:sz w:val="24"/>
          <w:szCs w:val="24"/>
          <w:lang w:val="pt-BR"/>
        </w:rPr>
      </w:pPr>
      <w:r w:rsidRPr="1CDFFF02" w:rsidR="342819FD">
        <w:rPr>
          <w:rFonts w:ascii="Arial Nova" w:hAnsi="Arial Nova" w:eastAsia="Arial Nova" w:cs="Arial Nova"/>
          <w:b w:val="0"/>
          <w:bCs w:val="0"/>
          <w:i w:val="0"/>
          <w:iCs w:val="0"/>
          <w:noProof w:val="0"/>
          <w:sz w:val="24"/>
          <w:szCs w:val="24"/>
          <w:lang w:val="pt-BR"/>
        </w:rPr>
        <w:t>O presente documento tem por finalidade consolidar os principais elementos relacionados à metodologia de mensuração de custos aplicada à digitalização de serviços públicos. A iniciativa é conduzida pela Secretaria de Governo Digital (SGD) e representa o aprimoramento de estudos e ferramentas desenvolvidos no período de 2020 a 2025. O objetivo central consiste em sistematizar um modelo capaz de ser replicado em ampla gama de serviços públicos, garantindo padronização e eficiência.</w:t>
      </w:r>
    </w:p>
    <w:p w:rsidR="342819FD" w:rsidP="1CDFFF02" w:rsidRDefault="342819FD" w14:paraId="0150BBFA" w14:textId="0A41ADD5">
      <w:pPr>
        <w:spacing w:before="210" w:beforeAutospacing="off" w:after="210" w:afterAutospacing="off" w:line="300" w:lineRule="auto"/>
        <w:ind w:firstLine="0"/>
        <w:jc w:val="both"/>
        <w:rPr>
          <w:rFonts w:ascii="Arial Nova" w:hAnsi="Arial Nova" w:eastAsia="Arial Nova" w:cs="Arial Nova"/>
          <w:b w:val="0"/>
          <w:bCs w:val="0"/>
          <w:i w:val="0"/>
          <w:iCs w:val="0"/>
          <w:noProof w:val="0"/>
          <w:sz w:val="24"/>
          <w:szCs w:val="24"/>
          <w:lang w:val="pt-BR"/>
        </w:rPr>
      </w:pPr>
      <w:r w:rsidRPr="1CDFFF02" w:rsidR="342819FD">
        <w:rPr>
          <w:rFonts w:ascii="Arial Nova" w:hAnsi="Arial Nova" w:eastAsia="Arial Nova" w:cs="Arial Nova"/>
          <w:b w:val="0"/>
          <w:bCs w:val="0"/>
          <w:i w:val="0"/>
          <w:iCs w:val="0"/>
          <w:noProof w:val="0"/>
          <w:sz w:val="24"/>
          <w:szCs w:val="24"/>
          <w:lang w:val="pt-BR"/>
        </w:rPr>
        <w:t>Adicionalmente, busca-se assegurar que os entes subnacionais disponham de condições para realizar avaliações próprias, fundamentadas nas informações e métodos aqui apresentados. Essa abordagem visa fortalecer a governança e a capacidade analítica em todos os níveis da Administração Pública.</w:t>
      </w:r>
    </w:p>
    <w:p w:rsidR="342819FD" w:rsidP="1CDFFF02" w:rsidRDefault="342819FD" w14:paraId="5968FC2F" w14:textId="5E0D40A3">
      <w:pPr>
        <w:spacing w:before="210" w:beforeAutospacing="off" w:after="210" w:afterAutospacing="off" w:line="300" w:lineRule="auto"/>
        <w:ind w:firstLine="0"/>
        <w:jc w:val="both"/>
        <w:rPr>
          <w:rFonts w:ascii="Arial Nova" w:hAnsi="Arial Nova" w:eastAsia="Arial Nova" w:cs="Arial Nova"/>
          <w:b w:val="0"/>
          <w:bCs w:val="0"/>
          <w:i w:val="0"/>
          <w:iCs w:val="0"/>
          <w:noProof w:val="0"/>
          <w:sz w:val="24"/>
          <w:szCs w:val="24"/>
          <w:lang w:val="pt-BR"/>
        </w:rPr>
      </w:pPr>
      <w:r w:rsidRPr="1CDFFF02" w:rsidR="342819FD">
        <w:rPr>
          <w:rFonts w:ascii="Arial Nova" w:hAnsi="Arial Nova" w:eastAsia="Arial Nova" w:cs="Arial Nova"/>
          <w:b w:val="0"/>
          <w:bCs w:val="0"/>
          <w:i w:val="0"/>
          <w:iCs w:val="0"/>
          <w:noProof w:val="0"/>
          <w:sz w:val="24"/>
          <w:szCs w:val="24"/>
          <w:lang w:val="pt-BR"/>
        </w:rPr>
        <w:t>A transparência ativa deve orientar as ações governamentais, assegurando justificativas perante a sociedade e subsidiando decisões estratégicas de alocação de recursos, com vistas à otimização dos investimentos públicos. A demonstração dos benefícios decorrentes da digitalização constitui etapa essencial para sua ampliação na gestão pública, promovendo ganhos significativos para a sociedade.</w:t>
      </w:r>
    </w:p>
    <w:p w:rsidR="4D07E197" w:rsidP="4D07E197" w:rsidRDefault="4D07E197" w14:paraId="10260CF0" w14:textId="6856979E">
      <w:pPr>
        <w:spacing w:before="240" w:after="240"/>
        <w:ind w:firstLine="708"/>
        <w:jc w:val="both"/>
        <w:rPr>
          <w:rFonts w:ascii="Arial Nova" w:hAnsi="Arial Nova" w:eastAsia="Arial Nova" w:cs="Arial Nova"/>
        </w:rPr>
      </w:pPr>
    </w:p>
    <w:p w:rsidR="00EF3CFA" w:rsidP="1CDFFF02" w:rsidRDefault="635B35CD" w14:paraId="36A6526E" w14:textId="299C9558">
      <w:pPr>
        <w:pStyle w:val="Heading2"/>
        <w:spacing w:before="299" w:after="299"/>
        <w:rPr>
          <w:rFonts w:ascii="Arial Nova" w:hAnsi="Arial Nova" w:eastAsia="Arial Nova" w:cs="Arial Nova"/>
          <w:b w:val="1"/>
          <w:bCs w:val="1"/>
          <w:sz w:val="24"/>
          <w:szCs w:val="24"/>
        </w:rPr>
      </w:pPr>
      <w:r w:rsidRPr="1CDFFF02" w:rsidR="5463BFBF">
        <w:rPr>
          <w:rFonts w:ascii="Arial Nova" w:hAnsi="Arial Nova" w:eastAsia="Arial Nova" w:cs="Arial Nova"/>
          <w:b w:val="1"/>
          <w:bCs w:val="1"/>
          <w:sz w:val="24"/>
          <w:szCs w:val="24"/>
        </w:rPr>
        <w:t>O que são Modelos de Custos</w:t>
      </w:r>
    </w:p>
    <w:p w:rsidR="0065827A" w:rsidP="1CDFFF02" w:rsidRDefault="0065827A" w14:paraId="3633205D" w14:textId="79664D6B">
      <w:pPr>
        <w:spacing w:before="210" w:beforeAutospacing="off" w:after="210" w:afterAutospacing="off" w:line="300" w:lineRule="auto"/>
        <w:ind w:firstLine="0"/>
        <w:jc w:val="both"/>
        <w:rPr>
          <w:rFonts w:ascii="Arial Nova" w:hAnsi="Arial Nova" w:eastAsia="Arial Nova" w:cs="Arial Nova"/>
          <w:b w:val="0"/>
          <w:bCs w:val="0"/>
          <w:i w:val="0"/>
          <w:iCs w:val="0"/>
          <w:noProof w:val="0"/>
          <w:sz w:val="24"/>
          <w:szCs w:val="24"/>
          <w:lang w:val="pt-BR"/>
        </w:rPr>
      </w:pPr>
      <w:r w:rsidRPr="1CDFFF02" w:rsidR="0065827A">
        <w:rPr>
          <w:rFonts w:ascii="Arial Nova" w:hAnsi="Arial Nova" w:eastAsia="Arial Nova" w:cs="Arial Nova"/>
          <w:b w:val="0"/>
          <w:bCs w:val="0"/>
          <w:i w:val="0"/>
          <w:iCs w:val="0"/>
          <w:noProof w:val="0"/>
          <w:sz w:val="24"/>
          <w:szCs w:val="24"/>
          <w:lang w:val="pt-BR"/>
        </w:rPr>
        <w:t>Modelos de custos consistem em estruturas analíticas e matemáticas destinadas à identificação e mensuração dos custos associados a normas, atividades e processos. Esses custos podem ser classificados como diretos ou indiretos e incidem sobre diferentes agentes, incluindo o setor público, a sociedade e a iniciativa privada. A flexibilidade inerente a essa modelagem permite a incorporação de variáveis provenientes de diversas fontes, ampliando seu potencial de aplicação.</w:t>
      </w:r>
      <w:r w:rsidRPr="1CDFFF02" w:rsidR="7F3906A1">
        <w:rPr>
          <w:rFonts w:ascii="Arial Nova" w:hAnsi="Arial Nova" w:eastAsia="Arial Nova" w:cs="Arial Nova"/>
          <w:b w:val="0"/>
          <w:bCs w:val="0"/>
          <w:i w:val="0"/>
          <w:iCs w:val="0"/>
          <w:noProof w:val="0"/>
          <w:sz w:val="24"/>
          <w:szCs w:val="24"/>
          <w:lang w:val="pt-BR"/>
        </w:rPr>
        <w:t xml:space="preserve"> </w:t>
      </w:r>
      <w:r w:rsidRPr="1CDFFF02" w:rsidR="0065827A">
        <w:rPr>
          <w:rFonts w:ascii="Arial Nova" w:hAnsi="Arial Nova" w:eastAsia="Arial Nova" w:cs="Arial Nova"/>
          <w:b w:val="0"/>
          <w:bCs w:val="0"/>
          <w:i w:val="0"/>
          <w:iCs w:val="0"/>
          <w:noProof w:val="0"/>
          <w:sz w:val="24"/>
          <w:szCs w:val="24"/>
          <w:lang w:val="pt-BR"/>
        </w:rPr>
        <w:t>Além da mensuração de custos, tais modelos possibilitam a análise de fenômenos complexos, como os impactos decorrentes da implementação de leis e regulamentos, bem como os efeitos de políticas públicas sobre agentes econômicos e sociais.</w:t>
      </w:r>
    </w:p>
    <w:p w:rsidR="0065827A" w:rsidP="24592246" w:rsidRDefault="0065827A" w14:paraId="2BA08283" w14:textId="4FEFC4A8">
      <w:pPr>
        <w:spacing w:before="210" w:beforeAutospacing="off" w:after="210" w:afterAutospacing="off" w:line="300" w:lineRule="auto"/>
        <w:ind w:firstLine="0"/>
        <w:jc w:val="both"/>
        <w:rPr>
          <w:rFonts w:ascii="Arial Nova" w:hAnsi="Arial Nova" w:eastAsia="Arial Nova" w:cs="Arial Nova"/>
          <w:b w:val="0"/>
          <w:bCs w:val="0"/>
          <w:i w:val="0"/>
          <w:iCs w:val="0"/>
          <w:noProof w:val="0"/>
          <w:sz w:val="24"/>
          <w:szCs w:val="24"/>
          <w:lang w:val="pt-BR"/>
        </w:rPr>
      </w:pPr>
      <w:r w:rsidRPr="24592246" w:rsidR="01DACB5B">
        <w:rPr>
          <w:rFonts w:ascii="Arial Nova" w:hAnsi="Arial Nova" w:eastAsia="Arial Nova" w:cs="Arial Nova"/>
          <w:b w:val="0"/>
          <w:bCs w:val="0"/>
          <w:i w:val="0"/>
          <w:iCs w:val="0"/>
          <w:noProof w:val="0"/>
          <w:sz w:val="24"/>
          <w:szCs w:val="24"/>
          <w:lang w:val="pt-BR"/>
        </w:rPr>
        <w:t xml:space="preserve">Entre os principais referenciais </w:t>
      </w:r>
      <w:r w:rsidRPr="24592246" w:rsidR="01DACB5B">
        <w:rPr>
          <w:rFonts w:ascii="Arial Nova" w:hAnsi="Arial Nova" w:eastAsia="Arial Nova" w:cs="Arial Nova"/>
          <w:b w:val="0"/>
          <w:bCs w:val="0"/>
          <w:i w:val="0"/>
          <w:iCs w:val="0"/>
          <w:noProof w:val="0"/>
          <w:sz w:val="24"/>
          <w:szCs w:val="24"/>
          <w:lang w:val="pt-BR"/>
        </w:rPr>
        <w:t>int</w:t>
      </w:r>
      <w:r w:rsidRPr="24592246" w:rsidR="01DACB5B">
        <w:rPr>
          <w:rFonts w:ascii="Arial Nova" w:hAnsi="Arial Nova" w:eastAsia="Arial Nova" w:cs="Arial Nova"/>
          <w:b w:val="0"/>
          <w:bCs w:val="0"/>
          <w:i w:val="0"/>
          <w:iCs w:val="0"/>
          <w:noProof w:val="0"/>
          <w:sz w:val="24"/>
          <w:szCs w:val="24"/>
          <w:lang w:val="pt-BR"/>
        </w:rPr>
        <w:t xml:space="preserve">ernacionais, destaca-se o </w:t>
      </w:r>
      <w:r w:rsidRPr="24592246" w:rsidR="01DACB5B">
        <w:rPr>
          <w:rFonts w:ascii="Arial Nova" w:hAnsi="Arial Nova" w:eastAsia="Arial Nova" w:cs="Arial Nova"/>
          <w:b w:val="1"/>
          <w:bCs w:val="1"/>
          <w:i w:val="0"/>
          <w:iCs w:val="0"/>
          <w:noProof w:val="0"/>
          <w:sz w:val="24"/>
          <w:szCs w:val="24"/>
          <w:lang w:val="pt-BR"/>
        </w:rPr>
        <w:t xml:space="preserve">Standard </w:t>
      </w:r>
      <w:r w:rsidRPr="24592246" w:rsidR="01DACB5B">
        <w:rPr>
          <w:rFonts w:ascii="Arial Nova" w:hAnsi="Arial Nova" w:eastAsia="Arial Nova" w:cs="Arial Nova"/>
          <w:b w:val="1"/>
          <w:bCs w:val="1"/>
          <w:i w:val="0"/>
          <w:iCs w:val="0"/>
          <w:noProof w:val="0"/>
          <w:sz w:val="24"/>
          <w:szCs w:val="24"/>
          <w:lang w:val="pt-BR"/>
        </w:rPr>
        <w:t>Cost</w:t>
      </w:r>
      <w:r w:rsidRPr="24592246" w:rsidR="01DACB5B">
        <w:rPr>
          <w:rFonts w:ascii="Arial Nova" w:hAnsi="Arial Nova" w:eastAsia="Arial Nova" w:cs="Arial Nova"/>
          <w:b w:val="1"/>
          <w:bCs w:val="1"/>
          <w:i w:val="0"/>
          <w:iCs w:val="0"/>
          <w:noProof w:val="0"/>
          <w:sz w:val="24"/>
          <w:szCs w:val="24"/>
          <w:lang w:val="pt-BR"/>
        </w:rPr>
        <w:t xml:space="preserve"> M</w:t>
      </w:r>
      <w:r w:rsidRPr="24592246" w:rsidR="01DACB5B">
        <w:rPr>
          <w:rFonts w:ascii="Arial Nova" w:hAnsi="Arial Nova" w:eastAsia="Arial Nova" w:cs="Arial Nova"/>
          <w:b w:val="1"/>
          <w:bCs w:val="1"/>
          <w:i w:val="0"/>
          <w:iCs w:val="0"/>
          <w:noProof w:val="0"/>
          <w:sz w:val="24"/>
          <w:szCs w:val="24"/>
          <w:lang w:val="pt-BR"/>
        </w:rPr>
        <w:t>ode</w:t>
      </w:r>
      <w:r w:rsidRPr="24592246" w:rsidR="01DACB5B">
        <w:rPr>
          <w:rFonts w:ascii="Arial Nova" w:hAnsi="Arial Nova" w:eastAsia="Arial Nova" w:cs="Arial Nova"/>
          <w:b w:val="1"/>
          <w:bCs w:val="1"/>
          <w:i w:val="0"/>
          <w:iCs w:val="0"/>
          <w:noProof w:val="0"/>
          <w:sz w:val="24"/>
          <w:szCs w:val="24"/>
          <w:lang w:val="pt-BR"/>
        </w:rPr>
        <w:t>l (SCM)</w:t>
      </w:r>
      <w:r w:rsidRPr="24592246" w:rsidR="01DACB5B">
        <w:rPr>
          <w:rFonts w:ascii="Arial Nova" w:hAnsi="Arial Nova" w:eastAsia="Arial Nova" w:cs="Arial Nova"/>
          <w:b w:val="0"/>
          <w:bCs w:val="0"/>
          <w:i w:val="0"/>
          <w:iCs w:val="0"/>
          <w:noProof w:val="0"/>
          <w:sz w:val="24"/>
          <w:szCs w:val="24"/>
          <w:lang w:val="pt-BR"/>
        </w:rPr>
        <w:t>, desenvolvido na Holanda n</w:t>
      </w:r>
      <w:r w:rsidRPr="24592246" w:rsidR="36E01251">
        <w:rPr>
          <w:rFonts w:ascii="Arial Nova" w:hAnsi="Arial Nova" w:eastAsia="Arial Nova" w:cs="Arial Nova"/>
          <w:b w:val="0"/>
          <w:bCs w:val="0"/>
          <w:i w:val="0"/>
          <w:iCs w:val="0"/>
          <w:noProof w:val="0"/>
          <w:sz w:val="24"/>
          <w:szCs w:val="24"/>
          <w:lang w:val="pt-BR"/>
        </w:rPr>
        <w:t>o início dos anos 2000</w:t>
      </w:r>
      <w:r w:rsidRPr="24592246" w:rsidR="01DACB5B">
        <w:rPr>
          <w:rFonts w:ascii="Arial Nova" w:hAnsi="Arial Nova" w:eastAsia="Arial Nova" w:cs="Arial Nova"/>
          <w:b w:val="0"/>
          <w:bCs w:val="0"/>
          <w:i w:val="0"/>
          <w:iCs w:val="0"/>
          <w:noProof w:val="0"/>
          <w:sz w:val="24"/>
          <w:szCs w:val="24"/>
          <w:lang w:val="pt-BR"/>
        </w:rPr>
        <w:t xml:space="preserve">. </w:t>
      </w:r>
      <w:r w:rsidRPr="24592246" w:rsidR="182553AF">
        <w:rPr>
          <w:rFonts w:ascii="Arial Nova" w:hAnsi="Arial Nova" w:eastAsia="Arial Nova" w:cs="Arial Nova"/>
          <w:b w:val="0"/>
          <w:bCs w:val="0"/>
          <w:i w:val="0"/>
          <w:iCs w:val="0"/>
          <w:noProof w:val="0"/>
          <w:sz w:val="24"/>
          <w:szCs w:val="24"/>
          <w:lang w:val="pt-BR"/>
        </w:rPr>
        <w:t>Este modelo surgiu como r</w:t>
      </w:r>
      <w:r w:rsidRPr="24592246" w:rsidR="182553AF">
        <w:rPr>
          <w:rFonts w:ascii="Arial Nova" w:hAnsi="Arial Nova" w:eastAsia="Arial Nova" w:cs="Arial Nova"/>
          <w:b w:val="0"/>
          <w:bCs w:val="0"/>
          <w:i w:val="0"/>
          <w:iCs w:val="0"/>
          <w:noProof w:val="0"/>
          <w:sz w:val="24"/>
          <w:szCs w:val="24"/>
          <w:lang w:val="pt-BR"/>
        </w:rPr>
        <w:t>esu</w:t>
      </w:r>
      <w:r w:rsidRPr="24592246" w:rsidR="182553AF">
        <w:rPr>
          <w:rFonts w:ascii="Arial Nova" w:hAnsi="Arial Nova" w:eastAsia="Arial Nova" w:cs="Arial Nova"/>
          <w:b w:val="0"/>
          <w:bCs w:val="0"/>
          <w:i w:val="0"/>
          <w:iCs w:val="0"/>
          <w:noProof w:val="0"/>
          <w:sz w:val="24"/>
          <w:szCs w:val="24"/>
          <w:lang w:val="pt-BR"/>
        </w:rPr>
        <w:t xml:space="preserve">ltado direto da agenda de </w:t>
      </w:r>
      <w:r w:rsidRPr="24592246" w:rsidR="182553AF">
        <w:rPr>
          <w:rFonts w:ascii="Arial Nova" w:hAnsi="Arial Nova" w:eastAsia="Arial Nova" w:cs="Arial Nova"/>
          <w:b w:val="0"/>
          <w:bCs w:val="0"/>
          <w:noProof w:val="0"/>
          <w:sz w:val="24"/>
          <w:szCs w:val="24"/>
          <w:lang w:val="pt-BR"/>
        </w:rPr>
        <w:t>melhor</w:t>
      </w:r>
      <w:r w:rsidRPr="24592246" w:rsidR="182553AF">
        <w:rPr>
          <w:rFonts w:ascii="Arial Nova" w:hAnsi="Arial Nova" w:eastAsia="Arial Nova" w:cs="Arial Nova"/>
          <w:b w:val="0"/>
          <w:bCs w:val="0"/>
          <w:noProof w:val="0"/>
          <w:sz w:val="24"/>
          <w:szCs w:val="24"/>
          <w:lang w:val="pt-BR"/>
        </w:rPr>
        <w:t xml:space="preserve"> regul</w:t>
      </w:r>
      <w:r w:rsidRPr="24592246" w:rsidR="182553AF">
        <w:rPr>
          <w:rFonts w:ascii="Arial Nova" w:hAnsi="Arial Nova" w:eastAsia="Arial Nova" w:cs="Arial Nova"/>
          <w:b w:val="0"/>
          <w:bCs w:val="0"/>
          <w:noProof w:val="0"/>
          <w:sz w:val="24"/>
          <w:szCs w:val="24"/>
          <w:lang w:val="pt-BR"/>
        </w:rPr>
        <w:t>a</w:t>
      </w:r>
      <w:r w:rsidRPr="24592246" w:rsidR="182553AF">
        <w:rPr>
          <w:rFonts w:ascii="Arial Nova" w:hAnsi="Arial Nova" w:eastAsia="Arial Nova" w:cs="Arial Nova"/>
          <w:b w:val="0"/>
          <w:bCs w:val="0"/>
          <w:noProof w:val="0"/>
          <w:sz w:val="24"/>
          <w:szCs w:val="24"/>
          <w:lang w:val="pt-BR"/>
        </w:rPr>
        <w:t>ção</w:t>
      </w:r>
      <w:r w:rsidRPr="24592246" w:rsidR="182553AF">
        <w:rPr>
          <w:rFonts w:ascii="Arial Nova" w:hAnsi="Arial Nova" w:eastAsia="Arial Nova" w:cs="Arial Nova"/>
          <w:noProof w:val="0"/>
          <w:sz w:val="24"/>
          <w:szCs w:val="24"/>
          <w:lang w:val="pt-BR"/>
        </w:rPr>
        <w:t xml:space="preserve"> (</w:t>
      </w:r>
      <w:r w:rsidRPr="24592246" w:rsidR="182553AF">
        <w:rPr>
          <w:rFonts w:ascii="Arial Nova" w:hAnsi="Arial Nova" w:eastAsia="Arial Nova" w:cs="Arial Nova"/>
          <w:i w:val="1"/>
          <w:iCs w:val="1"/>
          <w:noProof w:val="0"/>
          <w:sz w:val="24"/>
          <w:szCs w:val="24"/>
          <w:lang w:val="pt-BR"/>
        </w:rPr>
        <w:t>bette</w:t>
      </w:r>
      <w:r w:rsidRPr="24592246" w:rsidR="182553AF">
        <w:rPr>
          <w:rFonts w:ascii="Arial Nova" w:hAnsi="Arial Nova" w:eastAsia="Arial Nova" w:cs="Arial Nova"/>
          <w:i w:val="1"/>
          <w:iCs w:val="1"/>
          <w:noProof w:val="0"/>
          <w:sz w:val="24"/>
          <w:szCs w:val="24"/>
          <w:lang w:val="pt-BR"/>
        </w:rPr>
        <w:t>r</w:t>
      </w:r>
      <w:r w:rsidRPr="24592246" w:rsidR="182553AF">
        <w:rPr>
          <w:rFonts w:ascii="Arial Nova" w:hAnsi="Arial Nova" w:eastAsia="Arial Nova" w:cs="Arial Nova"/>
          <w:i w:val="1"/>
          <w:iCs w:val="1"/>
          <w:noProof w:val="0"/>
          <w:sz w:val="24"/>
          <w:szCs w:val="24"/>
          <w:lang w:val="pt-BR"/>
        </w:rPr>
        <w:t xml:space="preserve"> </w:t>
      </w:r>
      <w:r w:rsidRPr="24592246" w:rsidR="182553AF">
        <w:rPr>
          <w:rFonts w:ascii="Arial Nova" w:hAnsi="Arial Nova" w:eastAsia="Arial Nova" w:cs="Arial Nova"/>
          <w:i w:val="1"/>
          <w:iCs w:val="1"/>
          <w:noProof w:val="0"/>
          <w:sz w:val="24"/>
          <w:szCs w:val="24"/>
          <w:lang w:val="pt-BR"/>
        </w:rPr>
        <w:t>regulation</w:t>
      </w:r>
      <w:r w:rsidRPr="24592246" w:rsidR="182553AF">
        <w:rPr>
          <w:rFonts w:ascii="Arial Nova" w:hAnsi="Arial Nova" w:eastAsia="Arial Nova" w:cs="Arial Nova"/>
          <w:noProof w:val="0"/>
          <w:sz w:val="24"/>
          <w:szCs w:val="24"/>
          <w:lang w:val="pt-BR"/>
        </w:rPr>
        <w:t xml:space="preserve">) adotada pelo governo holandês para enfrentar o problema do chamado </w:t>
      </w:r>
      <w:r w:rsidRPr="24592246" w:rsidR="182553AF">
        <w:rPr>
          <w:rFonts w:ascii="Arial Nova" w:hAnsi="Arial Nova" w:eastAsia="Arial Nova" w:cs="Arial Nova"/>
          <w:i w:val="1"/>
          <w:iCs w:val="1"/>
          <w:noProof w:val="0"/>
          <w:sz w:val="24"/>
          <w:szCs w:val="24"/>
          <w:lang w:val="pt-BR"/>
        </w:rPr>
        <w:t>red</w:t>
      </w:r>
      <w:r w:rsidRPr="24592246" w:rsidR="182553AF">
        <w:rPr>
          <w:rFonts w:ascii="Arial Nova" w:hAnsi="Arial Nova" w:eastAsia="Arial Nova" w:cs="Arial Nova"/>
          <w:i w:val="1"/>
          <w:iCs w:val="1"/>
          <w:noProof w:val="0"/>
          <w:sz w:val="24"/>
          <w:szCs w:val="24"/>
          <w:lang w:val="pt-BR"/>
        </w:rPr>
        <w:t xml:space="preserve"> tape</w:t>
      </w:r>
      <w:r w:rsidRPr="24592246" w:rsidR="182553AF">
        <w:rPr>
          <w:rFonts w:ascii="Arial Nova" w:hAnsi="Arial Nova" w:eastAsia="Arial Nova" w:cs="Arial Nova"/>
          <w:noProof w:val="0"/>
          <w:sz w:val="24"/>
          <w:szCs w:val="24"/>
          <w:lang w:val="pt-BR"/>
        </w:rPr>
        <w:t xml:space="preserve"> (excesso de burocracia). Na década de 1990, empresas e entidades representativas afirmavam que a regulação gerava custos elevados, mas o governo não dispunha de um método padronizado que permitisse medir esses custos de forma objetiva e verificável ao longo do tempo. Diante disso, o </w:t>
      </w:r>
      <w:r w:rsidRPr="24592246" w:rsidR="182553AF">
        <w:rPr>
          <w:rFonts w:ascii="Arial Nova" w:hAnsi="Arial Nova" w:eastAsia="Arial Nova" w:cs="Arial Nova"/>
          <w:b w:val="0"/>
          <w:bCs w:val="0"/>
          <w:noProof w:val="0"/>
          <w:sz w:val="24"/>
          <w:szCs w:val="24"/>
          <w:lang w:val="pt-BR"/>
        </w:rPr>
        <w:t>Ministério das Finanças dos Países Baixos (</w:t>
      </w:r>
      <w:r w:rsidRPr="24592246" w:rsidR="182553AF">
        <w:rPr>
          <w:rFonts w:ascii="Arial Nova" w:hAnsi="Arial Nova" w:eastAsia="Arial Nova" w:cs="Arial Nova"/>
          <w:b w:val="0"/>
          <w:bCs w:val="0"/>
          <w:noProof w:val="0"/>
          <w:sz w:val="24"/>
          <w:szCs w:val="24"/>
          <w:lang w:val="pt-BR"/>
        </w:rPr>
        <w:t>Ministerie</w:t>
      </w:r>
      <w:r w:rsidRPr="24592246" w:rsidR="182553AF">
        <w:rPr>
          <w:rFonts w:ascii="Arial Nova" w:hAnsi="Arial Nova" w:eastAsia="Arial Nova" w:cs="Arial Nova"/>
          <w:b w:val="0"/>
          <w:bCs w:val="0"/>
          <w:noProof w:val="0"/>
          <w:sz w:val="24"/>
          <w:szCs w:val="24"/>
          <w:lang w:val="pt-BR"/>
        </w:rPr>
        <w:t xml:space="preserve"> van </w:t>
      </w:r>
      <w:r w:rsidRPr="24592246" w:rsidR="182553AF">
        <w:rPr>
          <w:rFonts w:ascii="Arial Nova" w:hAnsi="Arial Nova" w:eastAsia="Arial Nova" w:cs="Arial Nova"/>
          <w:b w:val="0"/>
          <w:bCs w:val="0"/>
          <w:noProof w:val="0"/>
          <w:sz w:val="24"/>
          <w:szCs w:val="24"/>
          <w:lang w:val="pt-BR"/>
        </w:rPr>
        <w:t>Financiën</w:t>
      </w:r>
      <w:r w:rsidRPr="24592246" w:rsidR="182553AF">
        <w:rPr>
          <w:rFonts w:ascii="Arial Nova" w:hAnsi="Arial Nova" w:eastAsia="Arial Nova" w:cs="Arial Nova"/>
          <w:b w:val="0"/>
          <w:bCs w:val="0"/>
          <w:noProof w:val="0"/>
          <w:sz w:val="24"/>
          <w:szCs w:val="24"/>
          <w:lang w:val="pt-BR"/>
        </w:rPr>
        <w:t>)</w:t>
      </w:r>
      <w:r w:rsidRPr="24592246" w:rsidR="182553AF">
        <w:rPr>
          <w:rFonts w:ascii="Arial Nova" w:hAnsi="Arial Nova" w:eastAsia="Arial Nova" w:cs="Arial Nova"/>
          <w:b w:val="0"/>
          <w:bCs w:val="0"/>
          <w:noProof w:val="0"/>
          <w:sz w:val="24"/>
          <w:szCs w:val="24"/>
          <w:lang w:val="pt-BR"/>
        </w:rPr>
        <w:t xml:space="preserve"> e o </w:t>
      </w:r>
      <w:r w:rsidRPr="24592246" w:rsidR="182553AF">
        <w:rPr>
          <w:rFonts w:ascii="Arial Nova" w:hAnsi="Arial Nova" w:eastAsia="Arial Nova" w:cs="Arial Nova"/>
          <w:b w:val="0"/>
          <w:bCs w:val="0"/>
          <w:noProof w:val="0"/>
          <w:sz w:val="24"/>
          <w:szCs w:val="24"/>
          <w:lang w:val="pt-BR"/>
        </w:rPr>
        <w:t>Ministério dos Assuntos Econômicos (</w:t>
      </w:r>
      <w:r w:rsidRPr="24592246" w:rsidR="182553AF">
        <w:rPr>
          <w:rFonts w:ascii="Arial Nova" w:hAnsi="Arial Nova" w:eastAsia="Arial Nova" w:cs="Arial Nova"/>
          <w:b w:val="0"/>
          <w:bCs w:val="0"/>
          <w:noProof w:val="0"/>
          <w:sz w:val="24"/>
          <w:szCs w:val="24"/>
          <w:lang w:val="pt-BR"/>
        </w:rPr>
        <w:t>Ministerie</w:t>
      </w:r>
      <w:r w:rsidRPr="24592246" w:rsidR="182553AF">
        <w:rPr>
          <w:rFonts w:ascii="Arial Nova" w:hAnsi="Arial Nova" w:eastAsia="Arial Nova" w:cs="Arial Nova"/>
          <w:b w:val="0"/>
          <w:bCs w:val="0"/>
          <w:noProof w:val="0"/>
          <w:sz w:val="24"/>
          <w:szCs w:val="24"/>
          <w:lang w:val="pt-BR"/>
        </w:rPr>
        <w:t xml:space="preserve"> van </w:t>
      </w:r>
      <w:r w:rsidRPr="24592246" w:rsidR="182553AF">
        <w:rPr>
          <w:rFonts w:ascii="Arial Nova" w:hAnsi="Arial Nova" w:eastAsia="Arial Nova" w:cs="Arial Nova"/>
          <w:b w:val="0"/>
          <w:bCs w:val="0"/>
          <w:noProof w:val="0"/>
          <w:sz w:val="24"/>
          <w:szCs w:val="24"/>
          <w:lang w:val="pt-BR"/>
        </w:rPr>
        <w:t>Economische</w:t>
      </w:r>
      <w:r w:rsidRPr="24592246" w:rsidR="182553AF">
        <w:rPr>
          <w:rFonts w:ascii="Arial Nova" w:hAnsi="Arial Nova" w:eastAsia="Arial Nova" w:cs="Arial Nova"/>
          <w:b w:val="0"/>
          <w:bCs w:val="0"/>
          <w:noProof w:val="0"/>
          <w:sz w:val="24"/>
          <w:szCs w:val="24"/>
          <w:lang w:val="pt-BR"/>
        </w:rPr>
        <w:t xml:space="preserve"> </w:t>
      </w:r>
      <w:r w:rsidRPr="24592246" w:rsidR="182553AF">
        <w:rPr>
          <w:rFonts w:ascii="Arial Nova" w:hAnsi="Arial Nova" w:eastAsia="Arial Nova" w:cs="Arial Nova"/>
          <w:b w:val="0"/>
          <w:bCs w:val="0"/>
          <w:noProof w:val="0"/>
          <w:sz w:val="24"/>
          <w:szCs w:val="24"/>
          <w:lang w:val="pt-BR"/>
        </w:rPr>
        <w:t>Zaken</w:t>
      </w:r>
      <w:r w:rsidRPr="24592246" w:rsidR="182553AF">
        <w:rPr>
          <w:rFonts w:ascii="Arial Nova" w:hAnsi="Arial Nova" w:eastAsia="Arial Nova" w:cs="Arial Nova"/>
          <w:b w:val="0"/>
          <w:bCs w:val="0"/>
          <w:noProof w:val="0"/>
          <w:sz w:val="24"/>
          <w:szCs w:val="24"/>
          <w:lang w:val="pt-BR"/>
        </w:rPr>
        <w:t>)</w:t>
      </w:r>
      <w:r w:rsidRPr="24592246" w:rsidR="182553AF">
        <w:rPr>
          <w:rFonts w:ascii="Arial Nova" w:hAnsi="Arial Nova" w:eastAsia="Arial Nova" w:cs="Arial Nova"/>
          <w:noProof w:val="0"/>
          <w:sz w:val="24"/>
          <w:szCs w:val="24"/>
          <w:lang w:val="pt-BR"/>
        </w:rPr>
        <w:t xml:space="preserve"> iniciaram, por volta de 2002, o desenvolvimento de uma metodologia comum para quantificar os encargos administrativos impostos pela legislação.</w:t>
      </w:r>
    </w:p>
    <w:p w:rsidR="5B146538" w:rsidP="1CDFFF02" w:rsidRDefault="5B146538" w14:paraId="3F5FC091" w14:textId="4695E618">
      <w:pPr>
        <w:pStyle w:val="Normal"/>
        <w:spacing w:before="210" w:beforeAutospacing="off" w:after="210" w:afterAutospacing="off" w:line="300" w:lineRule="auto"/>
        <w:ind w:firstLine="0"/>
        <w:jc w:val="both"/>
      </w:pPr>
      <w:r w:rsidRPr="24592246" w:rsidR="6920EDE5">
        <w:rPr>
          <w:rFonts w:ascii="Arial Nova" w:hAnsi="Arial Nova" w:eastAsia="Arial Nova" w:cs="Arial Nova"/>
          <w:noProof w:val="0"/>
          <w:sz w:val="24"/>
          <w:szCs w:val="24"/>
          <w:lang w:val="pt-BR"/>
        </w:rPr>
        <w:t xml:space="preserve">O objetivo inicial do modelo não era medir todos os efeitos econômicos da regulação, mas </w:t>
      </w:r>
      <w:r w:rsidRPr="24592246" w:rsidR="6920EDE5">
        <w:rPr>
          <w:rFonts w:ascii="Arial Nova" w:hAnsi="Arial Nova" w:eastAsia="Arial Nova" w:cs="Arial Nova"/>
          <w:b w:val="0"/>
          <w:bCs w:val="0"/>
          <w:noProof w:val="0"/>
          <w:sz w:val="24"/>
          <w:szCs w:val="24"/>
          <w:lang w:val="pt-BR"/>
        </w:rPr>
        <w:t>isolar e quantificar os chamados</w:t>
      </w:r>
      <w:r w:rsidRPr="24592246" w:rsidR="6920EDE5">
        <w:rPr>
          <w:rFonts w:ascii="Arial Nova" w:hAnsi="Arial Nova" w:eastAsia="Arial Nova" w:cs="Arial Nova"/>
          <w:b w:val="1"/>
          <w:bCs w:val="1"/>
          <w:noProof w:val="0"/>
          <w:sz w:val="24"/>
          <w:szCs w:val="24"/>
          <w:lang w:val="pt-BR"/>
        </w:rPr>
        <w:t xml:space="preserve"> “custos administrativos”</w:t>
      </w:r>
      <w:r w:rsidRPr="24592246" w:rsidR="6920EDE5">
        <w:rPr>
          <w:rFonts w:ascii="Arial Nova" w:hAnsi="Arial Nova" w:eastAsia="Arial Nova" w:cs="Arial Nova"/>
          <w:noProof w:val="0"/>
          <w:sz w:val="24"/>
          <w:szCs w:val="24"/>
          <w:lang w:val="pt-BR"/>
        </w:rPr>
        <w:t xml:space="preserve">: os custos incorridos por empresas, cidadãos ou organizações exclusivamente para cumprir </w:t>
      </w:r>
      <w:r w:rsidRPr="24592246" w:rsidR="6920EDE5">
        <w:rPr>
          <w:rFonts w:ascii="Arial Nova" w:hAnsi="Arial Nova" w:eastAsia="Arial Nova" w:cs="Arial Nova"/>
          <w:b w:val="0"/>
          <w:bCs w:val="0"/>
          <w:noProof w:val="0"/>
          <w:sz w:val="24"/>
          <w:szCs w:val="24"/>
          <w:lang w:val="pt-BR"/>
        </w:rPr>
        <w:t>obrigações de informação impostas pelo Estado</w:t>
      </w:r>
      <w:r w:rsidRPr="24592246" w:rsidR="6920EDE5">
        <w:rPr>
          <w:rFonts w:ascii="Arial Nova" w:hAnsi="Arial Nova" w:eastAsia="Arial Nova" w:cs="Arial Nova"/>
          <w:b w:val="0"/>
          <w:bCs w:val="0"/>
          <w:noProof w:val="0"/>
          <w:sz w:val="24"/>
          <w:szCs w:val="24"/>
          <w:lang w:val="pt-BR"/>
        </w:rPr>
        <w:t>.</w:t>
      </w:r>
      <w:r w:rsidRPr="24592246" w:rsidR="6920EDE5">
        <w:rPr>
          <w:rFonts w:ascii="Arial Nova" w:hAnsi="Arial Nova" w:eastAsia="Arial Nova" w:cs="Arial Nova"/>
          <w:noProof w:val="0"/>
          <w:sz w:val="24"/>
          <w:szCs w:val="24"/>
          <w:lang w:val="pt-BR"/>
        </w:rPr>
        <w:t xml:space="preserve"> Isso incluía atividades como preencher formulários fiscais, elaborar relatórios para órgãos reguladores, manter registros obrigatórios para inspeções, responder a questionários estatísticos e arquivar documentos exigidos por lei. A premissa central do SCM era que tais atividades não seriam realizadas na ausência da regulação e, portanto, constituíam um ônus mensurável atribuível diretamente às normas.</w:t>
      </w:r>
    </w:p>
    <w:p w:rsidR="00EF3CFA" w:rsidP="24592246" w:rsidRDefault="00EF3CFA" w14:paraId="5A3703BF" w14:textId="60FB975D">
      <w:pPr>
        <w:pStyle w:val="Normal"/>
        <w:spacing w:before="210" w:beforeAutospacing="off" w:after="210" w:afterAutospacing="off" w:line="300" w:lineRule="auto"/>
        <w:ind w:firstLine="0"/>
        <w:jc w:val="both"/>
        <w:rPr>
          <w:rFonts w:ascii="Arial Nova" w:hAnsi="Arial Nova" w:eastAsia="Arial Nova" w:cs="Arial Nova"/>
          <w:noProof w:val="0"/>
          <w:sz w:val="24"/>
          <w:szCs w:val="24"/>
          <w:lang w:val="pt-BR"/>
        </w:rPr>
      </w:pPr>
      <w:r w:rsidRPr="24592246" w:rsidR="6920EDE5">
        <w:rPr>
          <w:rFonts w:ascii="Arial Nova" w:hAnsi="Arial Nova" w:eastAsia="Arial Nova" w:cs="Arial Nova"/>
          <w:noProof w:val="0"/>
          <w:sz w:val="24"/>
          <w:szCs w:val="24"/>
          <w:lang w:val="pt-BR"/>
        </w:rPr>
        <w:t xml:space="preserve">O sucesso da experiência holandesa rapidamente atraiu atenção internacional. A </w:t>
      </w:r>
      <w:r w:rsidRPr="24592246" w:rsidR="6920EDE5">
        <w:rPr>
          <w:rFonts w:ascii="Arial Nova" w:hAnsi="Arial Nova" w:eastAsia="Arial Nova" w:cs="Arial Nova"/>
          <w:b w:val="0"/>
          <w:bCs w:val="0"/>
          <w:noProof w:val="0"/>
          <w:sz w:val="24"/>
          <w:szCs w:val="24"/>
          <w:lang w:val="pt-BR"/>
        </w:rPr>
        <w:t>Comissão Europeia</w:t>
      </w:r>
      <w:r w:rsidRPr="24592246" w:rsidR="6920EDE5">
        <w:rPr>
          <w:rFonts w:ascii="Arial Nova" w:hAnsi="Arial Nova" w:eastAsia="Arial Nova" w:cs="Arial Nova"/>
          <w:b w:val="0"/>
          <w:bCs w:val="0"/>
          <w:noProof w:val="0"/>
          <w:sz w:val="24"/>
          <w:szCs w:val="24"/>
          <w:lang w:val="pt-BR"/>
        </w:rPr>
        <w:t xml:space="preserve">, por meio da </w:t>
      </w:r>
      <w:r w:rsidRPr="24592246" w:rsidR="6920EDE5">
        <w:rPr>
          <w:rFonts w:ascii="Arial Nova" w:hAnsi="Arial Nova" w:eastAsia="Arial Nova" w:cs="Arial Nova"/>
          <w:b w:val="0"/>
          <w:bCs w:val="0"/>
          <w:noProof w:val="0"/>
          <w:sz w:val="24"/>
          <w:szCs w:val="24"/>
          <w:lang w:val="pt-BR"/>
        </w:rPr>
        <w:t>Direção-Geral para Empresas e Indústria (DG Enterprise)</w:t>
      </w:r>
      <w:r w:rsidRPr="24592246" w:rsidR="6920EDE5">
        <w:rPr>
          <w:rFonts w:ascii="Arial Nova" w:hAnsi="Arial Nova" w:eastAsia="Arial Nova" w:cs="Arial Nova"/>
          <w:b w:val="0"/>
          <w:bCs w:val="0"/>
          <w:noProof w:val="0"/>
          <w:sz w:val="24"/>
          <w:szCs w:val="24"/>
          <w:lang w:val="pt-BR"/>
        </w:rPr>
        <w:t xml:space="preserve"> e, posteriormente, da agenda de </w:t>
      </w:r>
      <w:r w:rsidRPr="24592246" w:rsidR="6920EDE5">
        <w:rPr>
          <w:rFonts w:ascii="Arial Nova" w:hAnsi="Arial Nova" w:eastAsia="Arial Nova" w:cs="Arial Nova"/>
          <w:b w:val="0"/>
          <w:bCs w:val="0"/>
          <w:i w:val="1"/>
          <w:iCs w:val="1"/>
          <w:noProof w:val="0"/>
          <w:sz w:val="24"/>
          <w:szCs w:val="24"/>
          <w:lang w:val="pt-BR"/>
        </w:rPr>
        <w:t>Better</w:t>
      </w:r>
      <w:r w:rsidRPr="24592246" w:rsidR="6920EDE5">
        <w:rPr>
          <w:rFonts w:ascii="Arial Nova" w:hAnsi="Arial Nova" w:eastAsia="Arial Nova" w:cs="Arial Nova"/>
          <w:b w:val="0"/>
          <w:bCs w:val="0"/>
          <w:i w:val="1"/>
          <w:iCs w:val="1"/>
          <w:noProof w:val="0"/>
          <w:sz w:val="24"/>
          <w:szCs w:val="24"/>
          <w:lang w:val="pt-BR"/>
        </w:rPr>
        <w:t xml:space="preserve"> </w:t>
      </w:r>
      <w:r w:rsidRPr="24592246" w:rsidR="6920EDE5">
        <w:rPr>
          <w:rFonts w:ascii="Arial Nova" w:hAnsi="Arial Nova" w:eastAsia="Arial Nova" w:cs="Arial Nova"/>
          <w:b w:val="0"/>
          <w:bCs w:val="0"/>
          <w:i w:val="1"/>
          <w:iCs w:val="1"/>
          <w:noProof w:val="0"/>
          <w:sz w:val="24"/>
          <w:szCs w:val="24"/>
          <w:lang w:val="pt-BR"/>
        </w:rPr>
        <w:t>Regulation</w:t>
      </w:r>
      <w:r w:rsidRPr="24592246" w:rsidR="6920EDE5">
        <w:rPr>
          <w:rFonts w:ascii="Arial Nova" w:hAnsi="Arial Nova" w:eastAsia="Arial Nova" w:cs="Arial Nova"/>
          <w:b w:val="0"/>
          <w:bCs w:val="0"/>
          <w:noProof w:val="0"/>
          <w:sz w:val="24"/>
          <w:szCs w:val="24"/>
          <w:lang w:val="pt-BR"/>
        </w:rPr>
        <w:t xml:space="preserve">, adotou o SCM como metodologia oficial para medir encargos administrativos nos Estados-membros. A </w:t>
      </w:r>
      <w:r w:rsidRPr="24592246" w:rsidR="6920EDE5">
        <w:rPr>
          <w:rFonts w:ascii="Arial Nova" w:hAnsi="Arial Nova" w:eastAsia="Arial Nova" w:cs="Arial Nova"/>
          <w:b w:val="0"/>
          <w:bCs w:val="0"/>
          <w:noProof w:val="0"/>
          <w:sz w:val="24"/>
          <w:szCs w:val="24"/>
          <w:lang w:val="pt-BR"/>
        </w:rPr>
        <w:t>OCDE (Organização para a Cooperação e Desenvolvimento Econômico)</w:t>
      </w:r>
      <w:r w:rsidRPr="24592246" w:rsidR="6920EDE5">
        <w:rPr>
          <w:rFonts w:ascii="Arial Nova" w:hAnsi="Arial Nova" w:eastAsia="Arial Nova" w:cs="Arial Nova"/>
          <w:b w:val="0"/>
          <w:bCs w:val="0"/>
          <w:noProof w:val="0"/>
          <w:sz w:val="24"/>
          <w:szCs w:val="24"/>
          <w:lang w:val="pt-BR"/>
        </w:rPr>
        <w:t xml:space="preserve"> também passou a recomendar o modelo como padrão internacional de mensuração de custos administrativos, incorporando-o em relatórios sobre qualidade regulatória. Países como </w:t>
      </w:r>
      <w:r w:rsidRPr="24592246" w:rsidR="6920EDE5">
        <w:rPr>
          <w:rFonts w:ascii="Arial Nova" w:hAnsi="Arial Nova" w:eastAsia="Arial Nova" w:cs="Arial Nova"/>
          <w:b w:val="0"/>
          <w:bCs w:val="0"/>
          <w:noProof w:val="0"/>
          <w:sz w:val="24"/>
          <w:szCs w:val="24"/>
          <w:lang w:val="pt-BR"/>
        </w:rPr>
        <w:t>Reino Unido, Alemanha, Dinamarca, Suécia, República Tcheca e</w:t>
      </w:r>
      <w:r w:rsidRPr="24592246" w:rsidR="6920EDE5">
        <w:rPr>
          <w:rFonts w:ascii="Arial Nova" w:hAnsi="Arial Nova" w:eastAsia="Arial Nova" w:cs="Arial Nova"/>
          <w:b w:val="1"/>
          <w:bCs w:val="1"/>
          <w:noProof w:val="0"/>
          <w:sz w:val="24"/>
          <w:szCs w:val="24"/>
          <w:lang w:val="pt-BR"/>
        </w:rPr>
        <w:t xml:space="preserve"> </w:t>
      </w:r>
      <w:r w:rsidRPr="24592246" w:rsidR="6920EDE5">
        <w:rPr>
          <w:rFonts w:ascii="Arial Nova" w:hAnsi="Arial Nova" w:eastAsia="Arial Nova" w:cs="Arial Nova"/>
          <w:b w:val="0"/>
          <w:bCs w:val="0"/>
          <w:noProof w:val="0"/>
          <w:sz w:val="24"/>
          <w:szCs w:val="24"/>
          <w:lang w:val="pt-BR"/>
        </w:rPr>
        <w:t>Áustria</w:t>
      </w:r>
      <w:r w:rsidRPr="24592246" w:rsidR="6920EDE5">
        <w:rPr>
          <w:rFonts w:ascii="Arial Nova" w:hAnsi="Arial Nova" w:eastAsia="Arial Nova" w:cs="Arial Nova"/>
          <w:noProof w:val="0"/>
          <w:sz w:val="24"/>
          <w:szCs w:val="24"/>
          <w:lang w:val="pt-BR"/>
        </w:rPr>
        <w:t xml:space="preserve"> implementaram versões nacionais do SCM, frequentemente com adaptações institucionais, mas pr</w:t>
      </w:r>
      <w:r w:rsidRPr="24592246" w:rsidR="6920EDE5">
        <w:rPr>
          <w:rFonts w:ascii="Arial Nova" w:hAnsi="Arial Nova" w:eastAsia="Arial Nova" w:cs="Arial Nova"/>
          <w:noProof w:val="0"/>
          <w:sz w:val="24"/>
          <w:szCs w:val="24"/>
          <w:lang w:val="pt-BR"/>
        </w:rPr>
        <w:t>eservando s</w:t>
      </w:r>
      <w:r w:rsidRPr="24592246" w:rsidR="6920EDE5">
        <w:rPr>
          <w:rFonts w:ascii="Arial Nova" w:hAnsi="Arial Nova" w:eastAsia="Arial Nova" w:cs="Arial Nova"/>
          <w:noProof w:val="0"/>
          <w:sz w:val="24"/>
          <w:szCs w:val="24"/>
          <w:lang w:val="pt-BR"/>
        </w:rPr>
        <w:t>u</w:t>
      </w:r>
      <w:r w:rsidRPr="24592246" w:rsidR="6920EDE5">
        <w:rPr>
          <w:rFonts w:ascii="Arial Nova" w:hAnsi="Arial Nova" w:eastAsia="Arial Nova" w:cs="Arial Nova"/>
          <w:noProof w:val="0"/>
          <w:sz w:val="24"/>
          <w:szCs w:val="24"/>
          <w:lang w:val="pt-BR"/>
        </w:rPr>
        <w:t>a est</w:t>
      </w:r>
      <w:r w:rsidRPr="24592246" w:rsidR="6920EDE5">
        <w:rPr>
          <w:rFonts w:ascii="Arial Nova" w:hAnsi="Arial Nova" w:eastAsia="Arial Nova" w:cs="Arial Nova"/>
          <w:noProof w:val="0"/>
          <w:sz w:val="24"/>
          <w:szCs w:val="24"/>
          <w:lang w:val="pt-BR"/>
        </w:rPr>
        <w:t>rutura básica.</w:t>
      </w:r>
    </w:p>
    <w:p w:rsidR="24592246" w:rsidP="24592246" w:rsidRDefault="24592246" w14:paraId="641755DC" w14:textId="01B1F7FE">
      <w:pPr>
        <w:pStyle w:val="Normal"/>
        <w:spacing w:before="210" w:beforeAutospacing="off" w:after="210" w:afterAutospacing="off" w:line="300" w:lineRule="auto"/>
        <w:ind w:firstLine="0"/>
        <w:jc w:val="both"/>
        <w:rPr>
          <w:rFonts w:ascii="Arial Nova" w:hAnsi="Arial Nova" w:eastAsia="Arial Nova" w:cs="Arial Nova"/>
          <w:noProof w:val="0"/>
          <w:sz w:val="24"/>
          <w:szCs w:val="24"/>
          <w:lang w:val="pt-BR"/>
        </w:rPr>
      </w:pPr>
    </w:p>
    <w:p w:rsidR="00EF3CFA" w:rsidP="4D07E197" w:rsidRDefault="635B35CD" w14:paraId="30EA745B" w14:textId="11FBB46C">
      <w:pPr>
        <w:pStyle w:val="Heading2"/>
        <w:spacing w:before="299" w:after="299"/>
        <w:rPr>
          <w:rFonts w:ascii="Arial Nova" w:hAnsi="Arial Nova" w:eastAsia="Arial Nova" w:cs="Arial Nova"/>
          <w:b w:val="1"/>
          <w:bCs w:val="1"/>
          <w:sz w:val="36"/>
          <w:szCs w:val="36"/>
        </w:rPr>
      </w:pPr>
      <w:r w:rsidRPr="1CDFFF02" w:rsidR="5463BFBF">
        <w:rPr>
          <w:rFonts w:ascii="Arial Nova" w:hAnsi="Arial Nova" w:eastAsia="Arial Nova" w:cs="Arial Nova"/>
          <w:b w:val="1"/>
          <w:bCs w:val="1"/>
          <w:sz w:val="36"/>
          <w:szCs w:val="36"/>
        </w:rPr>
        <w:t>Histórico e Marcos Importantes da SGD</w:t>
      </w:r>
    </w:p>
    <w:p w:rsidR="2D18287E" w:rsidP="24592246" w:rsidRDefault="2D18287E" w14:paraId="0F157437" w14:textId="55F4A4AD">
      <w:pPr>
        <w:spacing w:before="210" w:beforeAutospacing="off" w:after="210" w:afterAutospacing="off" w:line="300" w:lineRule="auto"/>
        <w:ind w:firstLine="0"/>
        <w:jc w:val="both"/>
        <w:rPr>
          <w:rFonts w:ascii="Arial Nova" w:hAnsi="Arial Nova" w:eastAsia="Arial Nova" w:cs="Arial Nova"/>
          <w:b w:val="0"/>
          <w:bCs w:val="0"/>
          <w:i w:val="0"/>
          <w:iCs w:val="0"/>
          <w:noProof w:val="0"/>
          <w:sz w:val="24"/>
          <w:szCs w:val="24"/>
          <w:lang w:val="pt-BR"/>
        </w:rPr>
      </w:pPr>
      <w:r w:rsidRPr="24592246" w:rsidR="10BB238F">
        <w:rPr>
          <w:rFonts w:ascii="Arial Nova" w:hAnsi="Arial Nova" w:eastAsia="Arial Nova" w:cs="Arial Nova"/>
          <w:b w:val="0"/>
          <w:bCs w:val="0"/>
          <w:i w:val="0"/>
          <w:iCs w:val="0"/>
          <w:noProof w:val="0"/>
          <w:sz w:val="24"/>
          <w:szCs w:val="24"/>
          <w:lang w:val="pt-BR"/>
        </w:rPr>
        <w:t>Com o objetivo de mensurar a economia de custos decorrente da digitalização de serviços públicos, a Secretaria de Governo Digital (SGD) desenvolveu, a partir de 20</w:t>
      </w:r>
      <w:r w:rsidRPr="24592246" w:rsidR="087226CC">
        <w:rPr>
          <w:rFonts w:ascii="Arial Nova" w:hAnsi="Arial Nova" w:eastAsia="Arial Nova" w:cs="Arial Nova"/>
          <w:b w:val="0"/>
          <w:bCs w:val="0"/>
          <w:i w:val="0"/>
          <w:iCs w:val="0"/>
          <w:noProof w:val="0"/>
          <w:sz w:val="24"/>
          <w:szCs w:val="24"/>
          <w:lang w:val="pt-BR"/>
        </w:rPr>
        <w:t>19</w:t>
      </w:r>
      <w:r w:rsidRPr="24592246" w:rsidR="10BB238F">
        <w:rPr>
          <w:rFonts w:ascii="Arial Nova" w:hAnsi="Arial Nova" w:eastAsia="Arial Nova" w:cs="Arial Nova"/>
          <w:b w:val="0"/>
          <w:bCs w:val="0"/>
          <w:i w:val="0"/>
          <w:iCs w:val="0"/>
          <w:noProof w:val="0"/>
          <w:sz w:val="24"/>
          <w:szCs w:val="24"/>
          <w:lang w:val="pt-BR"/>
        </w:rPr>
        <w:t>, diversas iniciativas, entre as quais se destacam:</w:t>
      </w:r>
    </w:p>
    <w:p w:rsidR="2D18287E" w:rsidP="4D07E197" w:rsidRDefault="2D18287E" w14:paraId="6DD8CA67" w14:textId="4A92C90A">
      <w:pPr>
        <w:pStyle w:val="ListParagraph"/>
        <w:numPr>
          <w:ilvl w:val="0"/>
          <w:numId w:val="1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1"/>
          <w:bCs w:val="1"/>
          <w:i w:val="0"/>
          <w:iCs w:val="0"/>
          <w:noProof w:val="0"/>
          <w:sz w:val="24"/>
          <w:szCs w:val="24"/>
          <w:lang w:val="pt-BR"/>
        </w:rPr>
        <w:t>Guia Prático – Modelo de Custos de Serviços Públicos</w:t>
      </w:r>
      <w:r w:rsidRPr="4D07E197" w:rsidR="2D18287E">
        <w:rPr>
          <w:rFonts w:ascii="Arial Nova" w:hAnsi="Arial Nova" w:eastAsia="Arial Nova" w:cs="Arial Nova"/>
          <w:b w:val="0"/>
          <w:bCs w:val="0"/>
          <w:i w:val="0"/>
          <w:iCs w:val="0"/>
          <w:noProof w:val="0"/>
          <w:sz w:val="24"/>
          <w:szCs w:val="24"/>
          <w:lang w:val="pt-BR"/>
        </w:rPr>
        <w:t xml:space="preserve"> (SGD, 2022);</w:t>
      </w:r>
    </w:p>
    <w:p w:rsidR="2D18287E" w:rsidP="4D07E197" w:rsidRDefault="2D18287E" w14:paraId="3D6C10C3" w14:textId="54081611">
      <w:pPr>
        <w:pStyle w:val="ListParagraph"/>
        <w:numPr>
          <w:ilvl w:val="0"/>
          <w:numId w:val="1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1"/>
          <w:bCs w:val="1"/>
          <w:i w:val="0"/>
          <w:iCs w:val="0"/>
          <w:noProof w:val="0"/>
          <w:sz w:val="24"/>
          <w:szCs w:val="24"/>
          <w:lang w:val="pt-BR"/>
        </w:rPr>
        <w:t>Relatório Final da Proposta de Estudos sobre o Impacto Social, Econômico e Ambiental da Implantação de Soluções de Governo Digital</w:t>
      </w:r>
      <w:r w:rsidRPr="4D07E197" w:rsidR="2D18287E">
        <w:rPr>
          <w:rFonts w:ascii="Arial Nova" w:hAnsi="Arial Nova" w:eastAsia="Arial Nova" w:cs="Arial Nova"/>
          <w:b w:val="0"/>
          <w:bCs w:val="0"/>
          <w:i w:val="0"/>
          <w:iCs w:val="0"/>
          <w:noProof w:val="0"/>
          <w:sz w:val="24"/>
          <w:szCs w:val="24"/>
          <w:lang w:val="pt-BR"/>
        </w:rPr>
        <w:t xml:space="preserve"> (SGD/UFMG, 2025);</w:t>
      </w:r>
    </w:p>
    <w:p w:rsidR="2D18287E" w:rsidP="4D07E197" w:rsidRDefault="2D18287E" w14:paraId="637C5001" w14:textId="23CDFC4D">
      <w:pPr>
        <w:pStyle w:val="ListParagraph"/>
        <w:numPr>
          <w:ilvl w:val="0"/>
          <w:numId w:val="1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1"/>
          <w:bCs w:val="1"/>
          <w:i w:val="0"/>
          <w:iCs w:val="0"/>
          <w:noProof w:val="0"/>
          <w:sz w:val="24"/>
          <w:szCs w:val="24"/>
          <w:lang w:val="pt-BR"/>
        </w:rPr>
        <w:t>Calculadora de Interoperabilidade (CONECTAGOV)</w:t>
      </w:r>
      <w:r w:rsidRPr="4D07E197" w:rsidR="2D18287E">
        <w:rPr>
          <w:rFonts w:ascii="Arial Nova" w:hAnsi="Arial Nova" w:eastAsia="Arial Nova" w:cs="Arial Nova"/>
          <w:b w:val="0"/>
          <w:bCs w:val="0"/>
          <w:i w:val="0"/>
          <w:iCs w:val="0"/>
          <w:noProof w:val="0"/>
          <w:sz w:val="24"/>
          <w:szCs w:val="24"/>
          <w:lang w:val="pt-BR"/>
        </w:rPr>
        <w:t xml:space="preserve"> (2020).</w:t>
      </w:r>
    </w:p>
    <w:p w:rsidR="2D18287E" w:rsidP="4D07E197" w:rsidRDefault="2D18287E" w14:paraId="60CA3D66" w14:textId="6B9CDBB2">
      <w:pPr>
        <w:spacing w:before="210" w:beforeAutospacing="off" w:after="210" w:afterAutospacing="off" w:line="300" w:lineRule="auto"/>
        <w:ind w:firstLine="0"/>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0"/>
          <w:bCs w:val="0"/>
          <w:i w:val="0"/>
          <w:iCs w:val="0"/>
          <w:noProof w:val="0"/>
          <w:sz w:val="24"/>
          <w:szCs w:val="24"/>
          <w:lang w:val="pt-BR"/>
        </w:rPr>
        <w:t>Cada uma dessas iniciativas abordou a temática sob perspectivas distintas, apresentando pontos de convergência e potencial de integração. Entretanto, fatores como descontinuidade ou ausência de atualização justificaram a necessidade de um estudo mais abrangente e atual, capaz de consolidar os avanços obtidos e propor uma metodologia uniforme.</w:t>
      </w:r>
    </w:p>
    <w:p w:rsidR="2D18287E" w:rsidP="4D07E197" w:rsidRDefault="2D18287E" w14:paraId="4AF24589" w14:textId="41766A41">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0"/>
          <w:bCs w:val="0"/>
          <w:i w:val="0"/>
          <w:iCs w:val="0"/>
          <w:noProof w:val="0"/>
          <w:sz w:val="24"/>
          <w:szCs w:val="24"/>
          <w:lang w:val="pt-BR"/>
        </w:rPr>
        <w:t>Nesse contexto, optou-se por reunir, em um único documento, os elementos mais relevantes de cada estudo, com vistas à mensuração dos benefícios da digitalização e à demonstração dos ganhos de eficiência alcançados pelo governo nos últimos anos.</w:t>
      </w:r>
    </w:p>
    <w:p w:rsidR="2D18287E" w:rsidP="4D07E197" w:rsidRDefault="2D18287E" w14:paraId="2BAFB011" w14:textId="17EAC6A0">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0"/>
          <w:bCs w:val="0"/>
          <w:i w:val="0"/>
          <w:iCs w:val="0"/>
          <w:noProof w:val="0"/>
          <w:sz w:val="24"/>
          <w:szCs w:val="24"/>
          <w:lang w:val="pt-BR"/>
        </w:rPr>
        <w:t>Assim, este guia foi concebido com base nos seguintes princípios fundamentais:</w:t>
      </w:r>
    </w:p>
    <w:p w:rsidR="2D18287E" w:rsidP="4D07E197" w:rsidRDefault="2D18287E" w14:paraId="48556859" w14:textId="64702FF6">
      <w:pPr>
        <w:pStyle w:val="ListParagraph"/>
        <w:numPr>
          <w:ilvl w:val="0"/>
          <w:numId w:val="16"/>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1"/>
          <w:bCs w:val="1"/>
          <w:i w:val="0"/>
          <w:iCs w:val="0"/>
          <w:noProof w:val="0"/>
          <w:sz w:val="24"/>
          <w:szCs w:val="24"/>
          <w:lang w:val="pt-BR"/>
        </w:rPr>
        <w:t>Facilidade de catalogação</w:t>
      </w:r>
      <w:r w:rsidRPr="4D07E197" w:rsidR="2D18287E">
        <w:rPr>
          <w:rFonts w:ascii="Arial Nova" w:hAnsi="Arial Nova" w:eastAsia="Arial Nova" w:cs="Arial Nova"/>
          <w:b w:val="0"/>
          <w:bCs w:val="0"/>
          <w:i w:val="0"/>
          <w:iCs w:val="0"/>
          <w:noProof w:val="0"/>
          <w:sz w:val="24"/>
          <w:szCs w:val="24"/>
          <w:lang w:val="pt-BR"/>
        </w:rPr>
        <w:t xml:space="preserve"> dos serviços abrangidos pela análise;</w:t>
      </w:r>
    </w:p>
    <w:p w:rsidR="2D18287E" w:rsidP="4D07E197" w:rsidRDefault="2D18287E" w14:paraId="0D5E8916" w14:textId="11C6B9BF">
      <w:pPr>
        <w:pStyle w:val="ListParagraph"/>
        <w:numPr>
          <w:ilvl w:val="0"/>
          <w:numId w:val="16"/>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1"/>
          <w:bCs w:val="1"/>
          <w:i w:val="0"/>
          <w:iCs w:val="0"/>
          <w:noProof w:val="0"/>
          <w:sz w:val="24"/>
          <w:szCs w:val="24"/>
          <w:lang w:val="pt-BR"/>
        </w:rPr>
        <w:t>Replicabilidade</w:t>
      </w:r>
      <w:r w:rsidRPr="4D07E197" w:rsidR="2D18287E">
        <w:rPr>
          <w:rFonts w:ascii="Arial Nova" w:hAnsi="Arial Nova" w:eastAsia="Arial Nova" w:cs="Arial Nova"/>
          <w:b w:val="0"/>
          <w:bCs w:val="0"/>
          <w:i w:val="0"/>
          <w:iCs w:val="0"/>
          <w:noProof w:val="0"/>
          <w:sz w:val="24"/>
          <w:szCs w:val="24"/>
          <w:lang w:val="pt-BR"/>
        </w:rPr>
        <w:t xml:space="preserve"> da metodologia por entes subnacionais;</w:t>
      </w:r>
    </w:p>
    <w:p w:rsidR="2D18287E" w:rsidP="4D07E197" w:rsidRDefault="2D18287E" w14:paraId="3C35AB14" w14:textId="0BD0CDF9">
      <w:pPr>
        <w:pStyle w:val="ListParagraph"/>
        <w:numPr>
          <w:ilvl w:val="0"/>
          <w:numId w:val="16"/>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1"/>
          <w:bCs w:val="1"/>
          <w:i w:val="0"/>
          <w:iCs w:val="0"/>
          <w:noProof w:val="0"/>
          <w:sz w:val="24"/>
          <w:szCs w:val="24"/>
          <w:lang w:val="pt-BR"/>
        </w:rPr>
        <w:t>Estimativas conservadoras</w:t>
      </w:r>
      <w:r w:rsidRPr="4D07E197" w:rsidR="2D18287E">
        <w:rPr>
          <w:rFonts w:ascii="Arial Nova" w:hAnsi="Arial Nova" w:eastAsia="Arial Nova" w:cs="Arial Nova"/>
          <w:b w:val="0"/>
          <w:bCs w:val="0"/>
          <w:i w:val="0"/>
          <w:iCs w:val="0"/>
          <w:noProof w:val="0"/>
          <w:sz w:val="24"/>
          <w:szCs w:val="24"/>
          <w:lang w:val="pt-BR"/>
        </w:rPr>
        <w:t>, garantindo credibilidade por meio da subestimação dos impactos econômicos calculados;</w:t>
      </w:r>
    </w:p>
    <w:p w:rsidR="2D18287E" w:rsidP="4D07E197" w:rsidRDefault="2D18287E" w14:paraId="2C2A6F25" w14:textId="2BD90F58">
      <w:pPr>
        <w:pStyle w:val="ListParagraph"/>
        <w:numPr>
          <w:ilvl w:val="0"/>
          <w:numId w:val="16"/>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18287E">
        <w:rPr>
          <w:rFonts w:ascii="Arial Nova" w:hAnsi="Arial Nova" w:eastAsia="Arial Nova" w:cs="Arial Nova"/>
          <w:b w:val="1"/>
          <w:bCs w:val="1"/>
          <w:i w:val="0"/>
          <w:iCs w:val="0"/>
          <w:noProof w:val="0"/>
          <w:sz w:val="24"/>
          <w:szCs w:val="24"/>
          <w:lang w:val="pt-BR"/>
        </w:rPr>
        <w:t>Atualização contínua</w:t>
      </w:r>
      <w:r w:rsidRPr="4D07E197" w:rsidR="2D18287E">
        <w:rPr>
          <w:rFonts w:ascii="Arial Nova" w:hAnsi="Arial Nova" w:eastAsia="Arial Nova" w:cs="Arial Nova"/>
          <w:b w:val="0"/>
          <w:bCs w:val="0"/>
          <w:i w:val="0"/>
          <w:iCs w:val="0"/>
          <w:noProof w:val="0"/>
          <w:sz w:val="24"/>
          <w:szCs w:val="24"/>
          <w:lang w:val="pt-BR"/>
        </w:rPr>
        <w:t xml:space="preserve"> das variáveis e resultados ao longo do tempo.</w:t>
      </w:r>
    </w:p>
    <w:p w:rsidR="00EF3CFA" w:rsidP="24592246" w:rsidRDefault="00EF3CFA" w14:paraId="2B9CCD01" w14:textId="396159D4">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10BB238F">
        <w:rPr>
          <w:rFonts w:ascii="Arial Nova" w:hAnsi="Arial Nova" w:eastAsia="Arial Nova" w:cs="Arial Nova"/>
          <w:b w:val="0"/>
          <w:bCs w:val="0"/>
          <w:i w:val="0"/>
          <w:iCs w:val="0"/>
          <w:noProof w:val="0"/>
          <w:sz w:val="24"/>
          <w:szCs w:val="24"/>
          <w:lang w:val="pt-BR"/>
        </w:rPr>
        <w:t>A adoção desses princípios visa assegurar a realização de análises periódicas, permitindo acompanhar a evolução das economias geradas pelas iniciativas de digitalização dos serviços públicos.</w:t>
      </w:r>
    </w:p>
    <w:p w:rsidR="2D4515E7" w:rsidP="1CDFFF02" w:rsidRDefault="2D4515E7" w14:paraId="52FBE0F8" w14:textId="3E03B8F4">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36"/>
          <w:szCs w:val="36"/>
          <w:lang w:val="pt-BR"/>
        </w:rPr>
      </w:pPr>
      <w:r w:rsidRPr="1CDFFF02" w:rsidR="2D4515E7">
        <w:rPr>
          <w:rFonts w:ascii="Arial Nova" w:hAnsi="Arial Nova" w:eastAsia="Arial Nova" w:cs="Arial Nova"/>
          <w:b w:val="1"/>
          <w:bCs w:val="1"/>
          <w:i w:val="0"/>
          <w:iCs w:val="0"/>
          <w:noProof w:val="0"/>
          <w:sz w:val="36"/>
          <w:szCs w:val="36"/>
          <w:lang w:val="pt-BR"/>
        </w:rPr>
        <w:t>Avaliação Comparativa dos Modelos</w:t>
      </w:r>
    </w:p>
    <w:p w:rsidR="2D4515E7" w:rsidP="4D07E197" w:rsidRDefault="2D4515E7" w14:paraId="10C87DC6" w14:textId="66457493">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Esta seção apresenta os principais pontos positivos e os aspectos que requerem atenção em cada estudo analisado. O objetivo é esclarecer quais elementos devem ser incorporados ou ajustados no modelo atual, garantindo maior robustez, confiabilidade e aplicabilidade. Os pontos de atenção são explicados individualmente para cada estudo, enquanto os aspectos positivos adotados serão tratados na seção seguinte.</w:t>
      </w:r>
    </w:p>
    <w:p w:rsidR="4D07E197" w:rsidP="4D07E197" w:rsidRDefault="4D07E197" w14:paraId="2D37ADE7" w14:textId="58D83427">
      <w:pPr>
        <w:spacing w:before="0" w:beforeAutospacing="off" w:after="0" w:afterAutospacing="off" w:line="300" w:lineRule="auto"/>
        <w:jc w:val="both"/>
        <w:rPr>
          <w:rFonts w:ascii="Arial Nova" w:hAnsi="Arial Nova" w:eastAsia="Arial Nova" w:cs="Arial Nova"/>
          <w:sz w:val="24"/>
          <w:szCs w:val="24"/>
        </w:rPr>
      </w:pPr>
    </w:p>
    <w:p w:rsidR="2D4515E7" w:rsidP="1CDFFF02" w:rsidRDefault="2D4515E7" w14:paraId="77F0E0D4" w14:textId="39E5A5DD">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2D4515E7">
        <w:rPr>
          <w:rFonts w:ascii="Arial Nova" w:hAnsi="Arial Nova" w:eastAsia="Arial Nova" w:cs="Arial Nova"/>
          <w:b w:val="1"/>
          <w:bCs w:val="1"/>
          <w:i w:val="0"/>
          <w:iCs w:val="0"/>
          <w:noProof w:val="0"/>
          <w:sz w:val="24"/>
          <w:szCs w:val="24"/>
          <w:lang w:val="pt-BR"/>
        </w:rPr>
        <w:t>Guia Prático (SGD, 2022)</w:t>
      </w:r>
    </w:p>
    <w:p w:rsidR="2D4515E7" w:rsidP="4D07E197" w:rsidRDefault="2D4515E7" w14:paraId="00A08DE1" w14:textId="0C1651C9">
      <w:pPr>
        <w:spacing w:before="210" w:beforeAutospacing="off" w:after="210" w:afterAutospacing="off" w:line="300" w:lineRule="auto"/>
        <w:jc w:val="both"/>
        <w:rPr>
          <w:rFonts w:ascii="Arial Nova" w:hAnsi="Arial Nova" w:eastAsia="Arial Nova" w:cs="Arial Nova"/>
          <w:b w:val="1"/>
          <w:bCs w:val="1"/>
          <w:i w:val="0"/>
          <w:iCs w:val="0"/>
          <w:noProof w:val="0"/>
          <w:sz w:val="24"/>
          <w:szCs w:val="24"/>
          <w:lang w:val="pt-BR"/>
        </w:rPr>
      </w:pPr>
      <w:r w:rsidRPr="4D07E197" w:rsidR="2D4515E7">
        <w:rPr>
          <w:rFonts w:ascii="Arial Nova" w:hAnsi="Arial Nova" w:eastAsia="Arial Nova" w:cs="Arial Nova"/>
          <w:b w:val="1"/>
          <w:bCs w:val="1"/>
          <w:i w:val="0"/>
          <w:iCs w:val="0"/>
          <w:noProof w:val="0"/>
          <w:sz w:val="24"/>
          <w:szCs w:val="24"/>
          <w:lang w:val="pt-BR"/>
        </w:rPr>
        <w:t>Pontos positivos:</w:t>
      </w:r>
    </w:p>
    <w:p w:rsidR="2D4515E7" w:rsidP="4D07E197" w:rsidRDefault="2D4515E7" w14:paraId="28D0DDB7" w14:textId="454DBE75">
      <w:pPr>
        <w:pStyle w:val="ListParagraph"/>
        <w:numPr>
          <w:ilvl w:val="0"/>
          <w:numId w:val="21"/>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Padronização das etapas metodológicas, conferindo maior uniformidade às análises;</w:t>
      </w:r>
    </w:p>
    <w:p w:rsidR="2D4515E7" w:rsidP="4D07E197" w:rsidRDefault="2D4515E7" w14:paraId="2F49FEDC" w14:textId="44F98A01">
      <w:pPr>
        <w:pStyle w:val="ListParagraph"/>
        <w:numPr>
          <w:ilvl w:val="0"/>
          <w:numId w:val="21"/>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Amplo número de serviços catalogados, permitindo abrangência significativa;</w:t>
      </w:r>
    </w:p>
    <w:p w:rsidR="2D4515E7" w:rsidP="4D07E197" w:rsidRDefault="2D4515E7" w14:paraId="6FDFF040" w14:textId="2D02074F">
      <w:pPr>
        <w:pStyle w:val="ListParagraph"/>
        <w:numPr>
          <w:ilvl w:val="0"/>
          <w:numId w:val="21"/>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Inclusão da quantidade de documentos exigidos por serviço, fator relevante para estimativa de custos;</w:t>
      </w:r>
    </w:p>
    <w:p w:rsidR="2D4515E7" w:rsidP="4D07E197" w:rsidRDefault="2D4515E7" w14:paraId="3426D50C" w14:textId="7469CD72">
      <w:pPr>
        <w:pStyle w:val="ListParagraph"/>
        <w:numPr>
          <w:ilvl w:val="0"/>
          <w:numId w:val="21"/>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Consideração da renda média dos usuários</w:t>
      </w:r>
    </w:p>
    <w:p w:rsidR="2D4515E7" w:rsidP="4D07E197" w:rsidRDefault="2D4515E7" w14:paraId="0C034FB3" w14:textId="5C61ACB4">
      <w:pPr>
        <w:pStyle w:val="ListParagraph"/>
        <w:numPr>
          <w:ilvl w:val="0"/>
          <w:numId w:val="21"/>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Estudo completo, incluindo percentual de atendimento digital</w:t>
      </w:r>
    </w:p>
    <w:p w:rsidR="2D4515E7" w:rsidP="4D07E197" w:rsidRDefault="2D4515E7" w14:paraId="0AAEE2B8" w14:textId="642891C7">
      <w:pPr>
        <w:spacing w:before="210" w:beforeAutospacing="off" w:after="210" w:afterAutospacing="off" w:line="300" w:lineRule="auto"/>
        <w:jc w:val="both"/>
        <w:rPr>
          <w:rFonts w:ascii="Arial Nova" w:hAnsi="Arial Nova" w:eastAsia="Arial Nova" w:cs="Arial Nova"/>
          <w:b w:val="1"/>
          <w:bCs w:val="1"/>
          <w:i w:val="0"/>
          <w:iCs w:val="0"/>
          <w:noProof w:val="0"/>
          <w:sz w:val="24"/>
          <w:szCs w:val="24"/>
          <w:lang w:val="pt-BR"/>
        </w:rPr>
      </w:pPr>
      <w:r w:rsidRPr="24592246" w:rsidR="396143D3">
        <w:rPr>
          <w:rFonts w:ascii="Arial Nova" w:hAnsi="Arial Nova" w:eastAsia="Arial Nova" w:cs="Arial Nova"/>
          <w:b w:val="1"/>
          <w:bCs w:val="1"/>
          <w:i w:val="0"/>
          <w:iCs w:val="0"/>
          <w:noProof w:val="0"/>
          <w:sz w:val="24"/>
          <w:szCs w:val="24"/>
          <w:lang w:val="pt-BR"/>
        </w:rPr>
        <w:t>Pontos de atenção:</w:t>
      </w:r>
    </w:p>
    <w:p w:rsidR="2D4515E7" w:rsidP="4D07E197" w:rsidRDefault="2D4515E7" w14:paraId="1DB36CF4" w14:textId="2D4DB4B1">
      <w:pPr>
        <w:pStyle w:val="ListParagraph"/>
        <w:numPr>
          <w:ilvl w:val="0"/>
          <w:numId w:val="2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Falta de segmentação em variáveis específicas, como modalidades de transporte (público e privado) e tipos de acesso à internet (fixa e móvel);</w:t>
      </w:r>
    </w:p>
    <w:p w:rsidR="2D4515E7" w:rsidP="4D07E197" w:rsidRDefault="2D4515E7" w14:paraId="76192C20" w14:textId="04E8B96D">
      <w:pPr>
        <w:pStyle w:val="ListParagraph"/>
        <w:numPr>
          <w:ilvl w:val="0"/>
          <w:numId w:val="2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Dependência excessiva de informações obtidas por meio de formulários respondidos pelos gestores dos serviços.</w:t>
      </w:r>
    </w:p>
    <w:p w:rsidR="2D4515E7" w:rsidP="24592246" w:rsidRDefault="2D4515E7" w14:paraId="50625C8C" w14:textId="55C0BB01">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396143D3">
        <w:rPr>
          <w:rFonts w:ascii="Arial Nova" w:hAnsi="Arial Nova" w:eastAsia="Arial Nova" w:cs="Arial Nova"/>
          <w:b w:val="0"/>
          <w:bCs w:val="0"/>
          <w:i w:val="0"/>
          <w:iCs w:val="0"/>
          <w:noProof w:val="0"/>
          <w:sz w:val="24"/>
          <w:szCs w:val="24"/>
          <w:lang w:val="pt-BR"/>
        </w:rPr>
        <w:t xml:space="preserve">A falta de segmentação compromete a precisão das análises, pois não diferencia realidades distintas entre usuários. </w:t>
      </w:r>
      <w:r w:rsidRPr="24592246" w:rsidR="5CE10A51">
        <w:rPr>
          <w:rFonts w:ascii="Arial Nova" w:hAnsi="Arial Nova" w:eastAsia="Arial Nova" w:cs="Arial Nova"/>
          <w:b w:val="0"/>
          <w:bCs w:val="0"/>
          <w:i w:val="0"/>
          <w:iCs w:val="0"/>
          <w:noProof w:val="0"/>
          <w:sz w:val="24"/>
          <w:szCs w:val="24"/>
          <w:lang w:val="pt-BR"/>
        </w:rPr>
        <w:t>Já</w:t>
      </w:r>
      <w:r w:rsidRPr="24592246" w:rsidR="396143D3">
        <w:rPr>
          <w:rFonts w:ascii="Arial Nova" w:hAnsi="Arial Nova" w:eastAsia="Arial Nova" w:cs="Arial Nova"/>
          <w:b w:val="0"/>
          <w:bCs w:val="0"/>
          <w:i w:val="0"/>
          <w:iCs w:val="0"/>
          <w:noProof w:val="0"/>
          <w:sz w:val="24"/>
          <w:szCs w:val="24"/>
          <w:lang w:val="pt-BR"/>
        </w:rPr>
        <w:t xml:space="preserve"> a coleta de dados por formulários, muitas vezes baseada em estimativas fornecidas pelos gestores, gera heterogeneidade nas informações, impactando a confiabilidade dos resultados. Como os gestores nem sempre dispõem dos dados solicitados, recorrem a estimativas</w:t>
      </w:r>
      <w:r w:rsidRPr="24592246" w:rsidR="08627B36">
        <w:rPr>
          <w:rFonts w:ascii="Arial Nova" w:hAnsi="Arial Nova" w:eastAsia="Arial Nova" w:cs="Arial Nova"/>
          <w:b w:val="0"/>
          <w:bCs w:val="0"/>
          <w:i w:val="0"/>
          <w:iCs w:val="0"/>
          <w:noProof w:val="0"/>
          <w:sz w:val="24"/>
          <w:szCs w:val="24"/>
          <w:lang w:val="pt-BR"/>
        </w:rPr>
        <w:t xml:space="preserve"> (cada gestor estima de uma forma)</w:t>
      </w:r>
      <w:r w:rsidRPr="24592246" w:rsidR="396143D3">
        <w:rPr>
          <w:rFonts w:ascii="Arial Nova" w:hAnsi="Arial Nova" w:eastAsia="Arial Nova" w:cs="Arial Nova"/>
          <w:b w:val="0"/>
          <w:bCs w:val="0"/>
          <w:i w:val="0"/>
          <w:iCs w:val="0"/>
          <w:noProof w:val="0"/>
          <w:sz w:val="24"/>
          <w:szCs w:val="24"/>
          <w:lang w:val="pt-BR"/>
        </w:rPr>
        <w:t>, o que aumenta a variabilidade e reduz a consistência do modelo.</w:t>
      </w:r>
    </w:p>
    <w:p w:rsidR="4D07E197" w:rsidP="4D07E197" w:rsidRDefault="4D07E197" w14:paraId="36065733" w14:textId="6F030BA1">
      <w:pPr>
        <w:spacing w:before="0" w:beforeAutospacing="off" w:after="0" w:afterAutospacing="off" w:line="300" w:lineRule="auto"/>
        <w:jc w:val="both"/>
        <w:rPr>
          <w:rFonts w:ascii="Arial Nova" w:hAnsi="Arial Nova" w:eastAsia="Arial Nova" w:cs="Arial Nova"/>
          <w:sz w:val="24"/>
          <w:szCs w:val="24"/>
        </w:rPr>
      </w:pPr>
    </w:p>
    <w:p w:rsidR="2D4515E7" w:rsidP="1CDFFF02" w:rsidRDefault="2D4515E7" w14:paraId="459245EA" w14:textId="451F74A6">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2D4515E7">
        <w:rPr>
          <w:rFonts w:ascii="Arial Nova" w:hAnsi="Arial Nova" w:eastAsia="Arial Nova" w:cs="Arial Nova"/>
          <w:b w:val="1"/>
          <w:bCs w:val="1"/>
          <w:i w:val="0"/>
          <w:iCs w:val="0"/>
          <w:noProof w:val="0"/>
          <w:sz w:val="24"/>
          <w:szCs w:val="24"/>
          <w:lang w:val="pt-BR"/>
        </w:rPr>
        <w:t>Relatório Final (SGD/UFMG, 2025)</w:t>
      </w:r>
    </w:p>
    <w:p w:rsidR="4F6E4C97" w:rsidP="4D07E197" w:rsidRDefault="4F6E4C97" w14:paraId="3C564BBA" w14:textId="7749D722">
      <w:pPr>
        <w:spacing w:before="210" w:beforeAutospacing="off" w:after="210" w:afterAutospacing="off" w:line="300" w:lineRule="auto"/>
        <w:jc w:val="both"/>
        <w:rPr>
          <w:rFonts w:ascii="Arial Nova" w:hAnsi="Arial Nova" w:eastAsia="Arial Nova" w:cs="Arial Nova"/>
          <w:b w:val="1"/>
          <w:bCs w:val="1"/>
          <w:i w:val="0"/>
          <w:iCs w:val="0"/>
          <w:noProof w:val="0"/>
          <w:sz w:val="24"/>
          <w:szCs w:val="24"/>
          <w:lang w:val="pt-BR"/>
        </w:rPr>
      </w:pPr>
      <w:r w:rsidRPr="4D07E197" w:rsidR="4F6E4C97">
        <w:rPr>
          <w:rFonts w:ascii="Arial Nova" w:hAnsi="Arial Nova" w:eastAsia="Arial Nova" w:cs="Arial Nova"/>
          <w:b w:val="1"/>
          <w:bCs w:val="1"/>
          <w:i w:val="0"/>
          <w:iCs w:val="0"/>
          <w:noProof w:val="0"/>
          <w:sz w:val="24"/>
          <w:szCs w:val="24"/>
          <w:lang w:val="pt-BR"/>
        </w:rPr>
        <w:t>Pontos positivos</w:t>
      </w:r>
      <w:r w:rsidRPr="4D07E197" w:rsidR="2D4515E7">
        <w:rPr>
          <w:rFonts w:ascii="Arial Nova" w:hAnsi="Arial Nova" w:eastAsia="Arial Nova" w:cs="Arial Nova"/>
          <w:b w:val="1"/>
          <w:bCs w:val="1"/>
          <w:i w:val="0"/>
          <w:iCs w:val="0"/>
          <w:noProof w:val="0"/>
          <w:sz w:val="24"/>
          <w:szCs w:val="24"/>
          <w:lang w:val="pt-BR"/>
        </w:rPr>
        <w:t>:</w:t>
      </w:r>
    </w:p>
    <w:p w:rsidR="2D4515E7" w:rsidP="4D07E197" w:rsidRDefault="2D4515E7" w14:paraId="7AEEE1F5" w14:textId="661B1CC4">
      <w:pPr>
        <w:pStyle w:val="ListParagraph"/>
        <w:numPr>
          <w:ilvl w:val="0"/>
          <w:numId w:val="23"/>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Estrutura metodológica robusta, com fundamentação teórica consistente;</w:t>
      </w:r>
    </w:p>
    <w:p w:rsidR="2D4515E7" w:rsidP="4D07E197" w:rsidRDefault="2D4515E7" w14:paraId="3424F8A5" w14:textId="7853E9F6">
      <w:pPr>
        <w:pStyle w:val="ListParagraph"/>
        <w:numPr>
          <w:ilvl w:val="0"/>
          <w:numId w:val="23"/>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Utilização de georreferenciamento, permitindo análises espaciais detalhadas;</w:t>
      </w:r>
    </w:p>
    <w:p w:rsidR="2D4515E7" w:rsidP="4D07E197" w:rsidRDefault="2D4515E7" w14:paraId="2AE064AA" w14:textId="0AAA482F">
      <w:pPr>
        <w:pStyle w:val="ListParagraph"/>
        <w:numPr>
          <w:ilvl w:val="0"/>
          <w:numId w:val="23"/>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Atualização periódica das variáveis, garantindo maior aderência à realidade;</w:t>
      </w:r>
    </w:p>
    <w:p w:rsidR="2D4515E7" w:rsidP="4D07E197" w:rsidRDefault="2D4515E7" w14:paraId="77178E67" w14:textId="047809BC">
      <w:pPr>
        <w:pStyle w:val="ListParagraph"/>
        <w:numPr>
          <w:ilvl w:val="0"/>
          <w:numId w:val="23"/>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Categorização por renda e tipos de usuários, ampliando a capacidade de análise distributiva;</w:t>
      </w:r>
    </w:p>
    <w:p w:rsidR="2D4515E7" w:rsidP="4D07E197" w:rsidRDefault="2D4515E7" w14:paraId="6ACEA4B7" w14:textId="3154F437">
      <w:pPr>
        <w:pStyle w:val="ListParagraph"/>
        <w:numPr>
          <w:ilvl w:val="0"/>
          <w:numId w:val="23"/>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Aplicação de doses de tratamento, recurso metodológico que fortalece a avaliação comparativa.</w:t>
      </w:r>
    </w:p>
    <w:p w:rsidR="4B1AE38D" w:rsidP="4D07E197" w:rsidRDefault="4B1AE38D" w14:paraId="76B6D161" w14:textId="0E5A2E56">
      <w:pPr>
        <w:spacing w:before="210" w:beforeAutospacing="off" w:after="210" w:afterAutospacing="off" w:line="300" w:lineRule="auto"/>
        <w:jc w:val="both"/>
        <w:rPr>
          <w:rFonts w:ascii="Arial Nova" w:hAnsi="Arial Nova" w:eastAsia="Arial Nova" w:cs="Arial Nova"/>
          <w:b w:val="1"/>
          <w:bCs w:val="1"/>
          <w:i w:val="0"/>
          <w:iCs w:val="0"/>
          <w:noProof w:val="0"/>
          <w:sz w:val="24"/>
          <w:szCs w:val="24"/>
          <w:lang w:val="pt-BR"/>
        </w:rPr>
      </w:pPr>
      <w:r w:rsidRPr="4D07E197" w:rsidR="4B1AE38D">
        <w:rPr>
          <w:rFonts w:ascii="Arial Nova" w:hAnsi="Arial Nova" w:eastAsia="Arial Nova" w:cs="Arial Nova"/>
          <w:b w:val="1"/>
          <w:bCs w:val="1"/>
          <w:i w:val="0"/>
          <w:iCs w:val="0"/>
          <w:noProof w:val="0"/>
          <w:sz w:val="24"/>
          <w:szCs w:val="24"/>
          <w:lang w:val="pt-BR"/>
        </w:rPr>
        <w:t>Pontos de atenção</w:t>
      </w:r>
      <w:r w:rsidRPr="4D07E197" w:rsidR="2D4515E7">
        <w:rPr>
          <w:rFonts w:ascii="Arial Nova" w:hAnsi="Arial Nova" w:eastAsia="Arial Nova" w:cs="Arial Nova"/>
          <w:b w:val="1"/>
          <w:bCs w:val="1"/>
          <w:i w:val="0"/>
          <w:iCs w:val="0"/>
          <w:noProof w:val="0"/>
          <w:sz w:val="24"/>
          <w:szCs w:val="24"/>
          <w:lang w:val="pt-BR"/>
        </w:rPr>
        <w:t>:</w:t>
      </w:r>
    </w:p>
    <w:p w:rsidR="2D4515E7" w:rsidP="4D07E197" w:rsidRDefault="2D4515E7" w14:paraId="6104E7CD" w14:textId="306DDDAC">
      <w:pPr>
        <w:pStyle w:val="ListParagraph"/>
        <w:numPr>
          <w:ilvl w:val="0"/>
          <w:numId w:val="24"/>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Formato predominantemente “</w:t>
      </w:r>
      <w:r w:rsidRPr="4D07E197" w:rsidR="2D4515E7">
        <w:rPr>
          <w:rFonts w:ascii="Arial Nova" w:hAnsi="Arial Nova" w:eastAsia="Arial Nova" w:cs="Arial Nova"/>
          <w:b w:val="0"/>
          <w:bCs w:val="0"/>
          <w:i w:val="0"/>
          <w:iCs w:val="0"/>
          <w:noProof w:val="0"/>
          <w:sz w:val="24"/>
          <w:szCs w:val="24"/>
          <w:lang w:val="pt-BR"/>
        </w:rPr>
        <w:t>cookbook</w:t>
      </w:r>
      <w:r w:rsidRPr="4D07E197" w:rsidR="2D4515E7">
        <w:rPr>
          <w:rFonts w:ascii="Arial Nova" w:hAnsi="Arial Nova" w:eastAsia="Arial Nova" w:cs="Arial Nova"/>
          <w:b w:val="0"/>
          <w:bCs w:val="0"/>
          <w:i w:val="0"/>
          <w:iCs w:val="0"/>
          <w:noProof w:val="0"/>
          <w:sz w:val="24"/>
          <w:szCs w:val="24"/>
          <w:lang w:val="pt-BR"/>
        </w:rPr>
        <w:t>”, com baixa escalabilidade;</w:t>
      </w:r>
    </w:p>
    <w:p w:rsidR="2D4515E7" w:rsidP="4D07E197" w:rsidRDefault="2D4515E7" w14:paraId="63A88B29" w14:textId="7A84C027">
      <w:pPr>
        <w:pStyle w:val="ListParagraph"/>
        <w:numPr>
          <w:ilvl w:val="0"/>
          <w:numId w:val="24"/>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Alta individualização dos serviços analisados, dificultando replicação em larga escala.</w:t>
      </w:r>
    </w:p>
    <w:p w:rsidR="2D4515E7" w:rsidP="4D07E197" w:rsidRDefault="2D4515E7" w14:paraId="5FF19237" w14:textId="3442FF22">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2D4515E7">
        <w:rPr>
          <w:rFonts w:ascii="Arial Nova" w:hAnsi="Arial Nova" w:eastAsia="Arial Nova" w:cs="Arial Nova"/>
          <w:b w:val="0"/>
          <w:bCs w:val="0"/>
          <w:i w:val="0"/>
          <w:iCs w:val="0"/>
          <w:noProof w:val="0"/>
          <w:sz w:val="24"/>
          <w:szCs w:val="24"/>
          <w:lang w:val="pt-BR"/>
        </w:rPr>
        <w:t>Embora apresente uma sequência clara de etapas para mensuração, o estudo foi aplicado a uma amostra restrita (apenas quatro serviços), o que limita sua abrangência. A elevada individualização das características dos serviços implica em custos adicionais de tempo e recursos para replicação em larga escala. O georreferenciamento, apesar de ser uma vantagem metodológica, apresenta baixa viabilidade para aplicação em grande número de serviços, devido à complexidade e à necessidade de capital humano especializado. Para replicar essa abordagem em todas as unidades da federação, seria necessário georreferenciar uma grande quantidade de locais, o que demandaria tempo, conhecimento técnico e recursos financeiros, elevando significativamente os custos de implementação.</w:t>
      </w:r>
    </w:p>
    <w:p w:rsidR="00EF3CFA" w:rsidP="24592246" w:rsidRDefault="00EF3CFA" w14:paraId="70981125" w14:textId="324C1816">
      <w:pPr>
        <w:pStyle w:val="Normal"/>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p>
    <w:p w:rsidR="647F27E4" w:rsidP="1CDFFF02" w:rsidRDefault="647F27E4" w14:paraId="0EEC74EB" w14:textId="7AD06D8F">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36"/>
          <w:szCs w:val="36"/>
          <w:lang w:val="pt-BR"/>
        </w:rPr>
      </w:pPr>
      <w:r w:rsidRPr="1CDFFF02" w:rsidR="647F27E4">
        <w:rPr>
          <w:rFonts w:ascii="Arial Nova" w:hAnsi="Arial Nova" w:eastAsia="Arial Nova" w:cs="Arial Nova"/>
          <w:b w:val="1"/>
          <w:bCs w:val="1"/>
          <w:i w:val="0"/>
          <w:iCs w:val="0"/>
          <w:noProof w:val="0"/>
          <w:sz w:val="36"/>
          <w:szCs w:val="36"/>
          <w:lang w:val="pt-BR"/>
        </w:rPr>
        <w:t>Ponto de Partida</w:t>
      </w:r>
    </w:p>
    <w:p w:rsidR="647F27E4" w:rsidP="4D07E197" w:rsidRDefault="647F27E4" w14:paraId="58B26FD5" w14:textId="6C8D00EB">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647F27E4">
        <w:rPr>
          <w:rFonts w:ascii="Arial Nova" w:hAnsi="Arial Nova" w:eastAsia="Arial Nova" w:cs="Arial Nova"/>
          <w:b w:val="0"/>
          <w:bCs w:val="0"/>
          <w:i w:val="0"/>
          <w:iCs w:val="0"/>
          <w:noProof w:val="0"/>
          <w:sz w:val="24"/>
          <w:szCs w:val="24"/>
          <w:lang w:val="pt-BR"/>
        </w:rPr>
        <w:t>Com base na análise dos estudos anteriores, foi possível estabelecer um direcionamento para a nova metodologia de mensuração. Considerando os aspectos positivos identificados, o modelo atual incorpora os seguintes elementos:</w:t>
      </w:r>
    </w:p>
    <w:p w:rsidR="647F27E4" w:rsidP="24592246" w:rsidRDefault="647F27E4" w14:paraId="1F23A340" w14:textId="24D1969A">
      <w:pPr>
        <w:pStyle w:val="ListParagraph"/>
        <w:numPr>
          <w:ilvl w:val="0"/>
          <w:numId w:val="2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24592246" w:rsidR="6D178C89">
        <w:rPr>
          <w:rFonts w:ascii="Arial Nova" w:hAnsi="Arial Nova" w:eastAsia="Arial Nova" w:cs="Arial Nova"/>
          <w:b w:val="0"/>
          <w:bCs w:val="0"/>
          <w:i w:val="0"/>
          <w:iCs w:val="0"/>
          <w:noProof w:val="0"/>
          <w:sz w:val="24"/>
          <w:szCs w:val="24"/>
          <w:lang w:val="pt-BR"/>
        </w:rPr>
        <w:t>Padronização das etapas</w:t>
      </w:r>
      <w:r w:rsidRPr="24592246" w:rsidR="6D178C89">
        <w:rPr>
          <w:rFonts w:ascii="Arial Nova" w:hAnsi="Arial Nova" w:eastAsia="Arial Nova" w:cs="Arial Nova"/>
          <w:b w:val="0"/>
          <w:bCs w:val="0"/>
          <w:i w:val="0"/>
          <w:iCs w:val="0"/>
          <w:noProof w:val="0"/>
          <w:sz w:val="24"/>
          <w:szCs w:val="24"/>
          <w:lang w:val="pt-BR"/>
        </w:rPr>
        <w:t>;</w:t>
      </w:r>
    </w:p>
    <w:p w:rsidR="647F27E4" w:rsidP="24592246" w:rsidRDefault="647F27E4" w14:paraId="6D16B380" w14:textId="15E53F1B">
      <w:pPr>
        <w:pStyle w:val="ListParagraph"/>
        <w:numPr>
          <w:ilvl w:val="0"/>
          <w:numId w:val="2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24592246" w:rsidR="6D178C89">
        <w:rPr>
          <w:rFonts w:ascii="Arial Nova" w:hAnsi="Arial Nova" w:eastAsia="Arial Nova" w:cs="Arial Nova"/>
          <w:b w:val="0"/>
          <w:bCs w:val="0"/>
          <w:i w:val="0"/>
          <w:iCs w:val="0"/>
          <w:noProof w:val="0"/>
          <w:sz w:val="24"/>
          <w:szCs w:val="24"/>
          <w:lang w:val="pt-BR"/>
        </w:rPr>
        <w:t>Quantidade de documentos por serviço</w:t>
      </w:r>
      <w:r w:rsidRPr="24592246" w:rsidR="6D178C89">
        <w:rPr>
          <w:rFonts w:ascii="Arial Nova" w:hAnsi="Arial Nova" w:eastAsia="Arial Nova" w:cs="Arial Nova"/>
          <w:b w:val="0"/>
          <w:bCs w:val="0"/>
          <w:i w:val="0"/>
          <w:iCs w:val="0"/>
          <w:noProof w:val="0"/>
          <w:sz w:val="24"/>
          <w:szCs w:val="24"/>
          <w:lang w:val="pt-BR"/>
        </w:rPr>
        <w:t>;</w:t>
      </w:r>
    </w:p>
    <w:p w:rsidR="647F27E4" w:rsidP="24592246" w:rsidRDefault="647F27E4" w14:paraId="6953B10C" w14:textId="3D713620">
      <w:pPr>
        <w:pStyle w:val="ListParagraph"/>
        <w:numPr>
          <w:ilvl w:val="0"/>
          <w:numId w:val="2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24592246" w:rsidR="6D178C89">
        <w:rPr>
          <w:rFonts w:ascii="Arial Nova" w:hAnsi="Arial Nova" w:eastAsia="Arial Nova" w:cs="Arial Nova"/>
          <w:b w:val="0"/>
          <w:bCs w:val="0"/>
          <w:i w:val="0"/>
          <w:iCs w:val="0"/>
          <w:noProof w:val="0"/>
          <w:sz w:val="24"/>
          <w:szCs w:val="24"/>
          <w:lang w:val="pt-BR"/>
        </w:rPr>
        <w:t>Variáveis atualizáveis</w:t>
      </w:r>
      <w:r w:rsidRPr="24592246" w:rsidR="6D178C89">
        <w:rPr>
          <w:rFonts w:ascii="Arial Nova" w:hAnsi="Arial Nova" w:eastAsia="Arial Nova" w:cs="Arial Nova"/>
          <w:b w:val="0"/>
          <w:bCs w:val="0"/>
          <w:i w:val="0"/>
          <w:iCs w:val="0"/>
          <w:noProof w:val="0"/>
          <w:sz w:val="24"/>
          <w:szCs w:val="24"/>
          <w:lang w:val="pt-BR"/>
        </w:rPr>
        <w:t>;</w:t>
      </w:r>
    </w:p>
    <w:p w:rsidR="647F27E4" w:rsidP="24592246" w:rsidRDefault="647F27E4" w14:paraId="331A802E" w14:textId="768C3226">
      <w:pPr>
        <w:pStyle w:val="ListParagraph"/>
        <w:numPr>
          <w:ilvl w:val="0"/>
          <w:numId w:val="2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24592246" w:rsidR="6D178C89">
        <w:rPr>
          <w:rFonts w:ascii="Arial Nova" w:hAnsi="Arial Nova" w:eastAsia="Arial Nova" w:cs="Arial Nova"/>
          <w:b w:val="0"/>
          <w:bCs w:val="0"/>
          <w:i w:val="0"/>
          <w:iCs w:val="0"/>
          <w:noProof w:val="0"/>
          <w:sz w:val="24"/>
          <w:szCs w:val="24"/>
          <w:lang w:val="pt-BR"/>
        </w:rPr>
        <w:t>Consideração da renda dos usuários e dos prestadores de serviços</w:t>
      </w:r>
      <w:r w:rsidRPr="24592246" w:rsidR="6D178C89">
        <w:rPr>
          <w:rFonts w:ascii="Arial Nova" w:hAnsi="Arial Nova" w:eastAsia="Arial Nova" w:cs="Arial Nova"/>
          <w:b w:val="0"/>
          <w:bCs w:val="0"/>
          <w:i w:val="0"/>
          <w:iCs w:val="0"/>
          <w:noProof w:val="0"/>
          <w:sz w:val="24"/>
          <w:szCs w:val="24"/>
          <w:lang w:val="pt-BR"/>
        </w:rPr>
        <w:t>.</w:t>
      </w:r>
    </w:p>
    <w:p w:rsidR="647F27E4" w:rsidP="24592246" w:rsidRDefault="647F27E4" w14:paraId="2B59FCBD" w14:textId="57A046FF">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6D178C89">
        <w:rPr>
          <w:rFonts w:ascii="Arial Nova" w:hAnsi="Arial Nova" w:eastAsia="Arial Nova" w:cs="Arial Nova"/>
          <w:b w:val="0"/>
          <w:bCs w:val="0"/>
          <w:i w:val="0"/>
          <w:iCs w:val="0"/>
          <w:noProof w:val="0"/>
          <w:sz w:val="24"/>
          <w:szCs w:val="24"/>
          <w:lang w:val="pt-BR"/>
        </w:rPr>
        <w:t xml:space="preserve">A </w:t>
      </w:r>
      <w:r w:rsidRPr="24592246" w:rsidR="6D178C89">
        <w:rPr>
          <w:rFonts w:ascii="Arial Nova" w:hAnsi="Arial Nova" w:eastAsia="Arial Nova" w:cs="Arial Nova"/>
          <w:b w:val="1"/>
          <w:bCs w:val="1"/>
          <w:i w:val="0"/>
          <w:iCs w:val="0"/>
          <w:noProof w:val="0"/>
          <w:sz w:val="24"/>
          <w:szCs w:val="24"/>
          <w:lang w:val="pt-BR"/>
        </w:rPr>
        <w:t>padronização das etapas</w:t>
      </w:r>
      <w:r w:rsidRPr="24592246" w:rsidR="6D178C89">
        <w:rPr>
          <w:rFonts w:ascii="Arial Nova" w:hAnsi="Arial Nova" w:eastAsia="Arial Nova" w:cs="Arial Nova"/>
          <w:b w:val="0"/>
          <w:bCs w:val="0"/>
          <w:i w:val="0"/>
          <w:iCs w:val="0"/>
          <w:noProof w:val="0"/>
          <w:sz w:val="24"/>
          <w:szCs w:val="24"/>
          <w:lang w:val="pt-BR"/>
        </w:rPr>
        <w:t xml:space="preserve"> consiste na definição de um rol pré-estabelecido de etapas possíveis para execução de um serviço. Cada serviço catalogado deverá conter apenas etapas previstas nesse rol, podendo repetir uma mesma etapa ou não </w:t>
      </w:r>
      <w:r w:rsidRPr="24592246" w:rsidR="5547D26B">
        <w:rPr>
          <w:rFonts w:ascii="Arial Nova" w:hAnsi="Arial Nova" w:eastAsia="Arial Nova" w:cs="Arial Nova"/>
          <w:b w:val="0"/>
          <w:bCs w:val="0"/>
          <w:i w:val="0"/>
          <w:iCs w:val="0"/>
          <w:noProof w:val="0"/>
          <w:sz w:val="24"/>
          <w:szCs w:val="24"/>
          <w:lang w:val="pt-BR"/>
        </w:rPr>
        <w:t>a realizar</w:t>
      </w:r>
      <w:r w:rsidRPr="24592246" w:rsidR="6D178C89">
        <w:rPr>
          <w:rFonts w:ascii="Arial Nova" w:hAnsi="Arial Nova" w:eastAsia="Arial Nova" w:cs="Arial Nova"/>
          <w:b w:val="0"/>
          <w:bCs w:val="0"/>
          <w:i w:val="0"/>
          <w:iCs w:val="0"/>
          <w:noProof w:val="0"/>
          <w:sz w:val="24"/>
          <w:szCs w:val="24"/>
          <w:lang w:val="pt-BR"/>
        </w:rPr>
        <w:t>. Cada etapa será associada a um tempo de execução, que poderá variar entre os serviços. Essa padronização assegura uniformidade metodológica e facilita a replicação do modelo.</w:t>
      </w:r>
    </w:p>
    <w:p w:rsidR="647F27E4" w:rsidP="24592246" w:rsidRDefault="647F27E4" w14:paraId="31D35F47" w14:textId="15D55CE5">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6D178C89">
        <w:rPr>
          <w:rFonts w:ascii="Arial Nova" w:hAnsi="Arial Nova" w:eastAsia="Arial Nova" w:cs="Arial Nova"/>
          <w:b w:val="0"/>
          <w:bCs w:val="0"/>
          <w:i w:val="0"/>
          <w:iCs w:val="0"/>
          <w:noProof w:val="0"/>
          <w:sz w:val="24"/>
          <w:szCs w:val="24"/>
          <w:lang w:val="pt-BR"/>
        </w:rPr>
        <w:t xml:space="preserve">A </w:t>
      </w:r>
      <w:r w:rsidRPr="24592246" w:rsidR="6D178C89">
        <w:rPr>
          <w:rFonts w:ascii="Arial Nova" w:hAnsi="Arial Nova" w:eastAsia="Arial Nova" w:cs="Arial Nova"/>
          <w:b w:val="1"/>
          <w:bCs w:val="1"/>
          <w:i w:val="0"/>
          <w:iCs w:val="0"/>
          <w:noProof w:val="0"/>
          <w:sz w:val="24"/>
          <w:szCs w:val="24"/>
          <w:lang w:val="pt-BR"/>
        </w:rPr>
        <w:t>quantidade de documentos por serviço</w:t>
      </w:r>
      <w:r w:rsidRPr="24592246" w:rsidR="6D178C89">
        <w:rPr>
          <w:rFonts w:ascii="Arial Nova" w:hAnsi="Arial Nova" w:eastAsia="Arial Nova" w:cs="Arial Nova"/>
          <w:b w:val="0"/>
          <w:bCs w:val="0"/>
          <w:i w:val="0"/>
          <w:iCs w:val="0"/>
          <w:noProof w:val="0"/>
          <w:sz w:val="24"/>
          <w:szCs w:val="24"/>
          <w:lang w:val="pt-BR"/>
        </w:rPr>
        <w:t xml:space="preserve"> permitirá análises mais detalhadas, conferindo maior individualização a determinadas etapas, como “coletar documentos” e “solicitar serviço”, que serão detalhadas posteriormente. Essas etapas possuem tempos de execução distintos no cenário </w:t>
      </w:r>
      <w:r w:rsidRPr="24592246" w:rsidR="6D178C89">
        <w:rPr>
          <w:rFonts w:ascii="Arial Nova" w:hAnsi="Arial Nova" w:eastAsia="Arial Nova" w:cs="Arial Nova"/>
          <w:b w:val="0"/>
          <w:bCs w:val="0"/>
          <w:i w:val="0"/>
          <w:iCs w:val="0"/>
          <w:noProof w:val="0"/>
          <w:sz w:val="24"/>
          <w:szCs w:val="24"/>
          <w:lang w:val="pt-BR"/>
        </w:rPr>
        <w:t>pré</w:t>
      </w:r>
      <w:r w:rsidRPr="24592246" w:rsidR="6D178C89">
        <w:rPr>
          <w:rFonts w:ascii="Arial Nova" w:hAnsi="Arial Nova" w:eastAsia="Arial Nova" w:cs="Arial Nova"/>
          <w:b w:val="0"/>
          <w:bCs w:val="0"/>
          <w:i w:val="0"/>
          <w:iCs w:val="0"/>
          <w:noProof w:val="0"/>
          <w:sz w:val="24"/>
          <w:szCs w:val="24"/>
          <w:lang w:val="pt-BR"/>
        </w:rPr>
        <w:t xml:space="preserve"> e pós-digitalização, vinculados à referida variável. Para estimar esses tempos, será utilizada a base de dados da </w:t>
      </w:r>
      <w:r w:rsidRPr="24592246" w:rsidR="6D178C89">
        <w:rPr>
          <w:rFonts w:ascii="Arial Nova" w:hAnsi="Arial Nova" w:eastAsia="Arial Nova" w:cs="Arial Nova"/>
          <w:b w:val="0"/>
          <w:bCs w:val="0"/>
          <w:i w:val="0"/>
          <w:iCs w:val="0"/>
          <w:noProof w:val="0"/>
          <w:sz w:val="24"/>
          <w:szCs w:val="24"/>
          <w:lang w:val="pt-BR"/>
        </w:rPr>
        <w:t>Calculadora de Interoperabilidade (CONECTAGOV, 2020)</w:t>
      </w:r>
      <w:r w:rsidRPr="24592246" w:rsidR="6D178C89">
        <w:rPr>
          <w:rFonts w:ascii="Arial Nova" w:hAnsi="Arial Nova" w:eastAsia="Arial Nova" w:cs="Arial Nova"/>
          <w:b w:val="0"/>
          <w:bCs w:val="0"/>
          <w:i w:val="0"/>
          <w:iCs w:val="0"/>
          <w:noProof w:val="0"/>
          <w:sz w:val="24"/>
          <w:szCs w:val="24"/>
          <w:lang w:val="pt-BR"/>
        </w:rPr>
        <w:t xml:space="preserve">. </w:t>
      </w:r>
      <w:r w:rsidRPr="24592246" w:rsidR="6D178C89">
        <w:rPr>
          <w:rFonts w:ascii="Arial Nova" w:hAnsi="Arial Nova" w:eastAsia="Arial Nova" w:cs="Arial Nova"/>
          <w:b w:val="0"/>
          <w:bCs w:val="0"/>
          <w:i w:val="0"/>
          <w:iCs w:val="0"/>
          <w:noProof w:val="0"/>
          <w:sz w:val="24"/>
          <w:szCs w:val="24"/>
          <w:lang w:val="pt-BR"/>
        </w:rPr>
        <w:t>Além disso, essa variável contribui para mensurar a economia decorrente da redução do uso de documentos físicos, impactando diretamente os custos de armazenamento após a digitalização.</w:t>
      </w:r>
    </w:p>
    <w:p w:rsidR="647F27E4" w:rsidP="24592246" w:rsidRDefault="647F27E4" w14:paraId="6D5BFC10" w14:textId="0A5E6E07">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6D178C89">
        <w:rPr>
          <w:rFonts w:ascii="Arial Nova" w:hAnsi="Arial Nova" w:eastAsia="Arial Nova" w:cs="Arial Nova"/>
          <w:b w:val="0"/>
          <w:bCs w:val="0"/>
          <w:i w:val="0"/>
          <w:iCs w:val="0"/>
          <w:noProof w:val="0"/>
          <w:sz w:val="24"/>
          <w:szCs w:val="24"/>
          <w:lang w:val="pt-BR"/>
        </w:rPr>
        <w:t xml:space="preserve">O modelo contempla um conjunto de </w:t>
      </w:r>
      <w:r w:rsidRPr="24592246" w:rsidR="6D178C89">
        <w:rPr>
          <w:rFonts w:ascii="Arial Nova" w:hAnsi="Arial Nova" w:eastAsia="Arial Nova" w:cs="Arial Nova"/>
          <w:b w:val="1"/>
          <w:bCs w:val="1"/>
          <w:i w:val="0"/>
          <w:iCs w:val="0"/>
          <w:noProof w:val="0"/>
          <w:sz w:val="24"/>
          <w:szCs w:val="24"/>
          <w:lang w:val="pt-BR"/>
        </w:rPr>
        <w:t>variáveis diversas</w:t>
      </w:r>
      <w:r w:rsidRPr="24592246" w:rsidR="6D178C89">
        <w:rPr>
          <w:rFonts w:ascii="Arial Nova" w:hAnsi="Arial Nova" w:eastAsia="Arial Nova" w:cs="Arial Nova"/>
          <w:b w:val="0"/>
          <w:bCs w:val="0"/>
          <w:i w:val="0"/>
          <w:iCs w:val="0"/>
          <w:noProof w:val="0"/>
          <w:sz w:val="24"/>
          <w:szCs w:val="24"/>
          <w:lang w:val="pt-BR"/>
        </w:rPr>
        <w:t xml:space="preserve">, </w:t>
      </w:r>
      <w:r w:rsidRPr="24592246" w:rsidR="6D178C89">
        <w:rPr>
          <w:rFonts w:ascii="Arial Nova" w:hAnsi="Arial Nova" w:eastAsia="Arial Nova" w:cs="Arial Nova"/>
          <w:b w:val="0"/>
          <w:bCs w:val="0"/>
          <w:i w:val="0"/>
          <w:iCs w:val="0"/>
          <w:noProof w:val="0"/>
          <w:color w:val="FF0000"/>
          <w:sz w:val="24"/>
          <w:szCs w:val="24"/>
          <w:lang w:val="pt-BR"/>
        </w:rPr>
        <w:t xml:space="preserve">explicitadas no </w:t>
      </w:r>
      <w:r w:rsidRPr="24592246" w:rsidR="6D178C89">
        <w:rPr>
          <w:rFonts w:ascii="Arial Nova" w:hAnsi="Arial Nova" w:eastAsia="Arial Nova" w:cs="Arial Nova"/>
          <w:b w:val="1"/>
          <w:bCs w:val="1"/>
          <w:i w:val="0"/>
          <w:iCs w:val="0"/>
          <w:noProof w:val="0"/>
          <w:color w:val="FF0000"/>
          <w:sz w:val="24"/>
          <w:szCs w:val="24"/>
          <w:lang w:val="pt-BR"/>
        </w:rPr>
        <w:t>ANEXO I</w:t>
      </w:r>
      <w:r w:rsidRPr="24592246" w:rsidR="6D178C89">
        <w:rPr>
          <w:rFonts w:ascii="Arial Nova" w:hAnsi="Arial Nova" w:eastAsia="Arial Nova" w:cs="Arial Nova"/>
          <w:b w:val="0"/>
          <w:bCs w:val="0"/>
          <w:i w:val="0"/>
          <w:iCs w:val="0"/>
          <w:noProof w:val="0"/>
          <w:color w:val="FF0000"/>
          <w:sz w:val="24"/>
          <w:szCs w:val="24"/>
          <w:lang w:val="pt-BR"/>
        </w:rPr>
        <w:t>, juntamente com seus valores e fontes.</w:t>
      </w:r>
      <w:r w:rsidRPr="24592246" w:rsidR="6D178C89">
        <w:rPr>
          <w:rFonts w:ascii="Arial Nova" w:hAnsi="Arial Nova" w:eastAsia="Arial Nova" w:cs="Arial Nova"/>
          <w:b w:val="0"/>
          <w:bCs w:val="0"/>
          <w:i w:val="0"/>
          <w:iCs w:val="0"/>
          <w:noProof w:val="0"/>
          <w:sz w:val="24"/>
          <w:szCs w:val="24"/>
          <w:lang w:val="pt-BR"/>
        </w:rPr>
        <w:t xml:space="preserve"> Essas variáveis são atualizadas periodicamente, garantindo maior aderência à realidade e permitindo a construção de séries históricas para análise da evolução dos impactos ao longo do tempo. Para assegurar a confiabilidade das estimativas, é fundamental que os dados sejam obtidos com o mínimo de intermediários possível.</w:t>
      </w:r>
    </w:p>
    <w:p w:rsidR="647F27E4" w:rsidP="4D07E197" w:rsidRDefault="647F27E4" w14:paraId="07E46FB3" w14:textId="080B5EB3">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647F27E4">
        <w:rPr>
          <w:rFonts w:ascii="Arial Nova" w:hAnsi="Arial Nova" w:eastAsia="Arial Nova" w:cs="Arial Nova"/>
          <w:b w:val="0"/>
          <w:bCs w:val="0"/>
          <w:i w:val="0"/>
          <w:iCs w:val="0"/>
          <w:noProof w:val="0"/>
          <w:sz w:val="24"/>
          <w:szCs w:val="24"/>
          <w:lang w:val="pt-BR"/>
        </w:rPr>
        <w:t xml:space="preserve">Por fim, a </w:t>
      </w:r>
      <w:r w:rsidRPr="4D07E197" w:rsidR="647F27E4">
        <w:rPr>
          <w:rFonts w:ascii="Arial Nova" w:hAnsi="Arial Nova" w:eastAsia="Arial Nova" w:cs="Arial Nova"/>
          <w:b w:val="1"/>
          <w:bCs w:val="1"/>
          <w:i w:val="0"/>
          <w:iCs w:val="0"/>
          <w:noProof w:val="0"/>
          <w:sz w:val="24"/>
          <w:szCs w:val="24"/>
          <w:lang w:val="pt-BR"/>
        </w:rPr>
        <w:t>renda dos usuários e dos prestadores de serviços</w:t>
      </w:r>
      <w:r w:rsidRPr="4D07E197" w:rsidR="647F27E4">
        <w:rPr>
          <w:rFonts w:ascii="Arial Nova" w:hAnsi="Arial Nova" w:eastAsia="Arial Nova" w:cs="Arial Nova"/>
          <w:b w:val="0"/>
          <w:bCs w:val="0"/>
          <w:i w:val="0"/>
          <w:iCs w:val="0"/>
          <w:noProof w:val="0"/>
          <w:sz w:val="24"/>
          <w:szCs w:val="24"/>
          <w:lang w:val="pt-BR"/>
        </w:rPr>
        <w:t>, também considerada como variável atualizável, constitui elemento essencial para converter os impactos econômicos, sociais e ambientais em valores monetários. A obtenção dessas informações em fontes confiáveis e atualizadas é indispensável para a validade e credibilidade do estudo.</w:t>
      </w:r>
    </w:p>
    <w:p w:rsidR="4D07E197" w:rsidP="4D07E197" w:rsidRDefault="4D07E197" w14:paraId="2AD92469" w14:textId="4A2C40DB">
      <w:pPr>
        <w:spacing w:before="240" w:after="240"/>
        <w:ind w:firstLine="708"/>
        <w:jc w:val="both"/>
        <w:rPr>
          <w:rFonts w:ascii="Arial Nova" w:hAnsi="Arial Nova" w:eastAsia="Arial Nova" w:cs="Arial Nova"/>
        </w:rPr>
      </w:pPr>
    </w:p>
    <w:p w:rsidR="59EA88D4" w:rsidP="24592246" w:rsidRDefault="59EA88D4" w14:paraId="0A150A16" w14:textId="69C5FC55">
      <w:pPr>
        <w:pStyle w:val="Heading3"/>
        <w:spacing w:before="246" w:beforeAutospacing="off" w:after="246" w:afterAutospacing="off" w:line="300" w:lineRule="auto"/>
        <w:rPr>
          <w:rFonts w:ascii="Arial Nova" w:hAnsi="Arial Nova" w:eastAsia="Arial Nova" w:cs="Arial Nova"/>
          <w:b w:val="1"/>
          <w:bCs w:val="1"/>
          <w:i w:val="0"/>
          <w:iCs w:val="0"/>
          <w:noProof w:val="0"/>
          <w:sz w:val="36"/>
          <w:szCs w:val="36"/>
          <w:lang w:val="pt-BR"/>
        </w:rPr>
      </w:pPr>
      <w:r w:rsidRPr="24592246" w:rsidR="22D9461F">
        <w:rPr>
          <w:rFonts w:ascii="Arial Nova" w:hAnsi="Arial Nova" w:eastAsia="Arial Nova" w:cs="Arial Nova"/>
          <w:b w:val="1"/>
          <w:bCs w:val="1"/>
          <w:i w:val="0"/>
          <w:iCs w:val="0"/>
          <w:noProof w:val="0"/>
          <w:sz w:val="36"/>
          <w:szCs w:val="36"/>
          <w:lang w:val="pt-BR"/>
        </w:rPr>
        <w:t>Passos para a Construção do Modelo</w:t>
      </w:r>
    </w:p>
    <w:p w:rsidR="59EA88D4" w:rsidP="4D07E197" w:rsidRDefault="59EA88D4" w14:paraId="7940DA66" w14:textId="15044931">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EA88D4">
        <w:rPr>
          <w:rFonts w:ascii="Arial Nova" w:hAnsi="Arial Nova" w:eastAsia="Arial Nova" w:cs="Arial Nova"/>
          <w:b w:val="0"/>
          <w:bCs w:val="0"/>
          <w:i w:val="0"/>
          <w:iCs w:val="0"/>
          <w:noProof w:val="0"/>
          <w:sz w:val="24"/>
          <w:szCs w:val="24"/>
          <w:lang w:val="pt-BR"/>
        </w:rPr>
        <w:t>Definidos os elementos essenciais que compõem a estrutura do novo modelo, esta seção apresenta a sequência de etapas necessárias para sua implementação. Esses passos configuram uma trilha metodológica que se inicia com a concepção do modelo e culmina na aplicação aos serviços e no cálculo das economias de custos.</w:t>
      </w:r>
    </w:p>
    <w:p w:rsidR="4D07E197" w:rsidP="4D07E197" w:rsidRDefault="4D07E197" w14:paraId="4B812489" w14:textId="07C78DB3">
      <w:pPr>
        <w:spacing w:before="0" w:beforeAutospacing="off" w:after="0" w:afterAutospacing="off" w:line="300" w:lineRule="auto"/>
        <w:jc w:val="both"/>
        <w:rPr>
          <w:rFonts w:ascii="Arial Nova" w:hAnsi="Arial Nova" w:eastAsia="Arial Nova" w:cs="Arial Nova"/>
          <w:sz w:val="24"/>
          <w:szCs w:val="24"/>
        </w:rPr>
      </w:pPr>
    </w:p>
    <w:p w:rsidR="59EA88D4" w:rsidP="1CDFFF02" w:rsidRDefault="59EA88D4" w14:paraId="77E4D814" w14:textId="792FA9E5">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59EA88D4">
        <w:rPr>
          <w:rFonts w:ascii="Arial Nova" w:hAnsi="Arial Nova" w:eastAsia="Arial Nova" w:cs="Arial Nova"/>
          <w:b w:val="1"/>
          <w:bCs w:val="1"/>
          <w:i w:val="0"/>
          <w:iCs w:val="0"/>
          <w:noProof w:val="0"/>
          <w:sz w:val="24"/>
          <w:szCs w:val="24"/>
          <w:lang w:val="pt-BR"/>
        </w:rPr>
        <w:t>Análise dos Serviços Existentes</w:t>
      </w:r>
    </w:p>
    <w:p w:rsidR="59EA88D4" w:rsidP="4D07E197" w:rsidRDefault="59EA88D4" w14:paraId="6432935C" w14:textId="768F2056">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EA88D4">
        <w:rPr>
          <w:rFonts w:ascii="Arial Nova" w:hAnsi="Arial Nova" w:eastAsia="Arial Nova" w:cs="Arial Nova"/>
          <w:b w:val="0"/>
          <w:bCs w:val="0"/>
          <w:i w:val="0"/>
          <w:iCs w:val="0"/>
          <w:noProof w:val="0"/>
          <w:sz w:val="24"/>
          <w:szCs w:val="24"/>
          <w:lang w:val="pt-BR"/>
        </w:rPr>
        <w:t>O primeiro passo consiste na análise de uma amostra de serviços que disponham de informações detalhadas. A consulta à página de serviços do Governo Federal permite acesso a dados sobre serviços de diversos órgãos, incluindo etapas, formas de prestação e documentos exigidos. A partir dessas informações, é possível identificar diferenças e convergências entre os serviços, fornecendo insumos para a padronização metodológica.</w:t>
      </w:r>
    </w:p>
    <w:p w:rsidR="4D07E197" w:rsidP="4D07E197" w:rsidRDefault="4D07E197" w14:paraId="536C8B3E" w14:textId="3D8F1C31">
      <w:pPr>
        <w:spacing w:before="0" w:beforeAutospacing="off" w:after="0" w:afterAutospacing="off" w:line="300" w:lineRule="auto"/>
        <w:jc w:val="both"/>
        <w:rPr>
          <w:rFonts w:ascii="Arial Nova" w:hAnsi="Arial Nova" w:eastAsia="Arial Nova" w:cs="Arial Nova"/>
          <w:sz w:val="24"/>
          <w:szCs w:val="24"/>
        </w:rPr>
      </w:pPr>
    </w:p>
    <w:p w:rsidR="59EA88D4" w:rsidP="1CDFFF02" w:rsidRDefault="59EA88D4" w14:paraId="2F987B99" w14:textId="6500257F">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59EA88D4">
        <w:rPr>
          <w:rFonts w:ascii="Arial Nova" w:hAnsi="Arial Nova" w:eastAsia="Arial Nova" w:cs="Arial Nova"/>
          <w:b w:val="1"/>
          <w:bCs w:val="1"/>
          <w:i w:val="0"/>
          <w:iCs w:val="0"/>
          <w:noProof w:val="0"/>
          <w:sz w:val="24"/>
          <w:szCs w:val="24"/>
          <w:lang w:val="pt-BR"/>
        </w:rPr>
        <w:t>Criação e Catalogação das Etapas dos Serviços</w:t>
      </w:r>
    </w:p>
    <w:p w:rsidR="59EA88D4" w:rsidP="4D07E197" w:rsidRDefault="59EA88D4" w14:paraId="2C72EF5A" w14:textId="6C446534">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EA88D4">
        <w:rPr>
          <w:rFonts w:ascii="Arial Nova" w:hAnsi="Arial Nova" w:eastAsia="Arial Nova" w:cs="Arial Nova"/>
          <w:b w:val="0"/>
          <w:bCs w:val="0"/>
          <w:i w:val="0"/>
          <w:iCs w:val="0"/>
          <w:noProof w:val="0"/>
          <w:sz w:val="24"/>
          <w:szCs w:val="24"/>
          <w:lang w:val="pt-BR"/>
        </w:rPr>
        <w:t>Com base na análise inicial, define-se o rol de etapas que integrará o modelo. Esse rol deve ser suficientemente abrangente para contemplar serviços de diferentes órgãos, mantendo, contudo, elementos que permitam caracterização individualizada. A catalogação deve ser operacionalmente simples, evitando que se torne um entrave à execução do estudo.</w:t>
      </w:r>
    </w:p>
    <w:p w:rsidR="4D07E197" w:rsidP="4D07E197" w:rsidRDefault="4D07E197" w14:paraId="5A7BAFB2" w14:textId="202E702C">
      <w:pPr>
        <w:spacing w:before="0" w:beforeAutospacing="off" w:after="0" w:afterAutospacing="off" w:line="300" w:lineRule="auto"/>
        <w:jc w:val="both"/>
        <w:rPr>
          <w:rFonts w:ascii="Arial Nova" w:hAnsi="Arial Nova" w:eastAsia="Arial Nova" w:cs="Arial Nova"/>
          <w:sz w:val="24"/>
          <w:szCs w:val="24"/>
        </w:rPr>
      </w:pPr>
    </w:p>
    <w:p w:rsidR="59EA88D4" w:rsidP="1CDFFF02" w:rsidRDefault="59EA88D4" w14:paraId="421C4589" w14:textId="5E6D7647">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59EA88D4">
        <w:rPr>
          <w:rFonts w:ascii="Arial Nova" w:hAnsi="Arial Nova" w:eastAsia="Arial Nova" w:cs="Arial Nova"/>
          <w:b w:val="1"/>
          <w:bCs w:val="1"/>
          <w:i w:val="0"/>
          <w:iCs w:val="0"/>
          <w:noProof w:val="0"/>
          <w:sz w:val="24"/>
          <w:szCs w:val="24"/>
          <w:lang w:val="pt-BR"/>
        </w:rPr>
        <w:t>Estimativa de Tempo por Etapa</w:t>
      </w:r>
    </w:p>
    <w:p w:rsidR="59EA88D4" w:rsidP="4D07E197" w:rsidRDefault="59EA88D4" w14:paraId="0B65E86F" w14:textId="5E38D07A">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EA88D4">
        <w:rPr>
          <w:rFonts w:ascii="Arial Nova" w:hAnsi="Arial Nova" w:eastAsia="Arial Nova" w:cs="Arial Nova"/>
          <w:b w:val="0"/>
          <w:bCs w:val="0"/>
          <w:i w:val="0"/>
          <w:iCs w:val="0"/>
          <w:noProof w:val="0"/>
          <w:sz w:val="24"/>
          <w:szCs w:val="24"/>
          <w:lang w:val="pt-BR"/>
        </w:rPr>
        <w:t>Após a definição das etapas, procede-se à estimativa dos tempos médios de execução para cada etapa dos serviços analisados. Esses tempos podem variar entre os serviços. Caso não seja possível catalogar todos os serviços do ente, poderá ser necessária a extrapolação dos tempos médios calculados para os serviços já catalogados, garantindo estimativas para o conjunto total. À medida que novos serviços forem incorporados com dados próprios, a necessidade de extrapolação será reduzida.</w:t>
      </w:r>
    </w:p>
    <w:p w:rsidR="4D07E197" w:rsidP="4D07E197" w:rsidRDefault="4D07E197" w14:paraId="24F75165" w14:textId="0B2091E4">
      <w:pPr>
        <w:spacing w:before="0" w:beforeAutospacing="off" w:after="0" w:afterAutospacing="off" w:line="300" w:lineRule="auto"/>
        <w:jc w:val="both"/>
        <w:rPr>
          <w:rFonts w:ascii="Arial Nova" w:hAnsi="Arial Nova" w:eastAsia="Arial Nova" w:cs="Arial Nova"/>
          <w:sz w:val="24"/>
          <w:szCs w:val="24"/>
        </w:rPr>
      </w:pPr>
    </w:p>
    <w:p w:rsidR="59EA88D4" w:rsidP="1CDFFF02" w:rsidRDefault="59EA88D4" w14:paraId="4AC68000" w14:textId="42A08E01">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59EA88D4">
        <w:rPr>
          <w:rFonts w:ascii="Arial Nova" w:hAnsi="Arial Nova" w:eastAsia="Arial Nova" w:cs="Arial Nova"/>
          <w:b w:val="1"/>
          <w:bCs w:val="1"/>
          <w:i w:val="0"/>
          <w:iCs w:val="0"/>
          <w:noProof w:val="0"/>
          <w:sz w:val="24"/>
          <w:szCs w:val="24"/>
          <w:lang w:val="pt-BR"/>
        </w:rPr>
        <w:t>Cálculo da Economia de Custos por Serviço</w:t>
      </w:r>
    </w:p>
    <w:p w:rsidR="59EA88D4" w:rsidP="4D07E197" w:rsidRDefault="59EA88D4" w14:paraId="4CA30519" w14:textId="4BD3D34E">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EA88D4">
        <w:rPr>
          <w:rFonts w:ascii="Arial Nova" w:hAnsi="Arial Nova" w:eastAsia="Arial Nova" w:cs="Arial Nova"/>
          <w:b w:val="0"/>
          <w:bCs w:val="0"/>
          <w:i w:val="0"/>
          <w:iCs w:val="0"/>
          <w:noProof w:val="0"/>
          <w:sz w:val="24"/>
          <w:szCs w:val="24"/>
          <w:lang w:val="pt-BR"/>
        </w:rPr>
        <w:t>Com o serviço devidamente catalogado, estarão disponíveis as informações necessárias para calcular a economia gerada pela digitalização, tanto para o governo quanto para a sociedade. O cálculo será realizado por meio das fórmulas previstas no modelo. A soma das economias individuais permitirá estimar a economia total do ente.</w:t>
      </w:r>
    </w:p>
    <w:p w:rsidR="4D07E197" w:rsidP="4D07E197" w:rsidRDefault="4D07E197" w14:paraId="2C50795C" w14:textId="0B501FDA">
      <w:pPr>
        <w:spacing w:before="0" w:beforeAutospacing="off" w:after="0" w:afterAutospacing="off" w:line="300" w:lineRule="auto"/>
        <w:jc w:val="both"/>
        <w:rPr>
          <w:rFonts w:ascii="Arial Nova" w:hAnsi="Arial Nova" w:eastAsia="Arial Nova" w:cs="Arial Nova"/>
          <w:sz w:val="24"/>
          <w:szCs w:val="24"/>
        </w:rPr>
      </w:pPr>
    </w:p>
    <w:p w:rsidR="59EA88D4" w:rsidP="1CDFFF02" w:rsidRDefault="59EA88D4" w14:paraId="0C184A05" w14:textId="59998BA6">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59EA88D4">
        <w:rPr>
          <w:rFonts w:ascii="Arial Nova" w:hAnsi="Arial Nova" w:eastAsia="Arial Nova" w:cs="Arial Nova"/>
          <w:b w:val="1"/>
          <w:bCs w:val="1"/>
          <w:i w:val="0"/>
          <w:iCs w:val="0"/>
          <w:noProof w:val="0"/>
          <w:sz w:val="24"/>
          <w:szCs w:val="24"/>
          <w:lang w:val="pt-BR"/>
        </w:rPr>
        <w:t>Expansão para Novos Serviços</w:t>
      </w:r>
    </w:p>
    <w:p w:rsidR="59EA88D4" w:rsidP="4D07E197" w:rsidRDefault="59EA88D4" w14:paraId="7BE9B690" w14:textId="5515D6FC">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EA88D4">
        <w:rPr>
          <w:rFonts w:ascii="Arial Nova" w:hAnsi="Arial Nova" w:eastAsia="Arial Nova" w:cs="Arial Nova"/>
          <w:b w:val="0"/>
          <w:bCs w:val="0"/>
          <w:i w:val="0"/>
          <w:iCs w:val="0"/>
          <w:noProof w:val="0"/>
          <w:sz w:val="24"/>
          <w:szCs w:val="24"/>
          <w:lang w:val="pt-BR"/>
        </w:rPr>
        <w:t>A inclusão de novos serviços dependerá da disponibilidade das informações, o que pode variar conforme fatores como acesso aos gestores, existência de bases de dados governamentais e disponibilidade de recursos humanos para coleta e catalogação. Independentemente dessas variáveis, a estrutura e a modelagem estarão preparadas para incorporar novos dados, assegurando a continuidade e a expansão do estudo.</w:t>
      </w:r>
    </w:p>
    <w:p w:rsidR="3C98E5D8" w:rsidP="4D07E197" w:rsidRDefault="3C98E5D8" w14:paraId="3CF47C88" w14:textId="74DA4908">
      <w:pPr>
        <w:ind w:firstLine="708"/>
        <w:jc w:val="both"/>
        <w:rPr>
          <w:rFonts w:ascii="Arial Nova" w:hAnsi="Arial Nova" w:eastAsia="Arial Nova" w:cs="Arial Nova"/>
        </w:rPr>
      </w:pPr>
    </w:p>
    <w:p w:rsidR="04E0637D" w:rsidP="1CDFFF02" w:rsidRDefault="04E0637D" w14:paraId="61198709" w14:textId="62D9B26B">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36"/>
          <w:szCs w:val="36"/>
          <w:lang w:val="pt-BR"/>
        </w:rPr>
      </w:pPr>
      <w:r w:rsidRPr="1CDFFF02" w:rsidR="04E0637D">
        <w:rPr>
          <w:rFonts w:ascii="Arial Nova" w:hAnsi="Arial Nova" w:eastAsia="Arial Nova" w:cs="Arial Nova"/>
          <w:b w:val="1"/>
          <w:bCs w:val="1"/>
          <w:i w:val="0"/>
          <w:iCs w:val="0"/>
          <w:noProof w:val="0"/>
          <w:sz w:val="36"/>
          <w:szCs w:val="36"/>
          <w:lang w:val="pt-BR"/>
        </w:rPr>
        <w:t>Boas Práticas Adotadas</w:t>
      </w:r>
    </w:p>
    <w:p w:rsidR="04E0637D" w:rsidP="24592246" w:rsidRDefault="04E0637D" w14:paraId="4A553F0C" w14:textId="2D02822A">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2A4612A7">
        <w:rPr>
          <w:rFonts w:ascii="Arial Nova" w:hAnsi="Arial Nova" w:eastAsia="Arial Nova" w:cs="Arial Nova"/>
          <w:b w:val="0"/>
          <w:bCs w:val="0"/>
          <w:i w:val="0"/>
          <w:iCs w:val="0"/>
          <w:noProof w:val="0"/>
          <w:sz w:val="24"/>
          <w:szCs w:val="24"/>
          <w:lang w:val="pt-BR"/>
        </w:rPr>
        <w:t xml:space="preserve">As diretrizes estabelecidas nesta seção têm como objetivo assegurar a credibilidade do modelo e a confiabilidade das mensurações realizadas. A primeira prática fundamental refere-se à </w:t>
      </w:r>
      <w:r w:rsidRPr="24592246" w:rsidR="2A4612A7">
        <w:rPr>
          <w:rFonts w:ascii="Arial Nova" w:hAnsi="Arial Nova" w:eastAsia="Arial Nova" w:cs="Arial Nova"/>
          <w:b w:val="1"/>
          <w:bCs w:val="1"/>
          <w:i w:val="0"/>
          <w:iCs w:val="0"/>
          <w:noProof w:val="0"/>
          <w:sz w:val="24"/>
          <w:szCs w:val="24"/>
          <w:lang w:val="pt-BR"/>
        </w:rPr>
        <w:t>qualidade das variáveis e das fontes de dados</w:t>
      </w:r>
      <w:r w:rsidRPr="24592246" w:rsidR="2A4612A7">
        <w:rPr>
          <w:rFonts w:ascii="Arial Nova" w:hAnsi="Arial Nova" w:eastAsia="Arial Nova" w:cs="Arial Nova"/>
          <w:b w:val="0"/>
          <w:bCs w:val="0"/>
          <w:i w:val="0"/>
          <w:iCs w:val="0"/>
          <w:noProof w:val="0"/>
          <w:sz w:val="24"/>
          <w:szCs w:val="24"/>
          <w:lang w:val="pt-BR"/>
        </w:rPr>
        <w:t xml:space="preserve">. É imprescindível que as informações utilizadas sejam provenientes de fontes oficiais e reconhecidas, como </w:t>
      </w:r>
      <w:r w:rsidRPr="24592246" w:rsidR="2A4612A7">
        <w:rPr>
          <w:rFonts w:ascii="Arial Nova" w:hAnsi="Arial Nova" w:eastAsia="Arial Nova" w:cs="Arial Nova"/>
          <w:b w:val="0"/>
          <w:bCs w:val="0"/>
          <w:i w:val="0"/>
          <w:iCs w:val="0"/>
          <w:noProof w:val="0"/>
          <w:sz w:val="24"/>
          <w:szCs w:val="24"/>
          <w:lang w:val="pt-BR"/>
        </w:rPr>
        <w:t>Instituto Brasileiro de Geografia e Estatística (IBGE)</w:t>
      </w:r>
      <w:r w:rsidRPr="24592246" w:rsidR="2A4612A7">
        <w:rPr>
          <w:rFonts w:ascii="Arial Nova" w:hAnsi="Arial Nova" w:eastAsia="Arial Nova" w:cs="Arial Nova"/>
          <w:b w:val="0"/>
          <w:bCs w:val="0"/>
          <w:i w:val="0"/>
          <w:iCs w:val="0"/>
          <w:noProof w:val="0"/>
          <w:sz w:val="24"/>
          <w:szCs w:val="24"/>
          <w:lang w:val="pt-BR"/>
        </w:rPr>
        <w:t xml:space="preserve">, </w:t>
      </w:r>
      <w:r w:rsidRPr="24592246" w:rsidR="2A4612A7">
        <w:rPr>
          <w:rFonts w:ascii="Arial Nova" w:hAnsi="Arial Nova" w:eastAsia="Arial Nova" w:cs="Arial Nova"/>
          <w:b w:val="0"/>
          <w:bCs w:val="0"/>
          <w:i w:val="0"/>
          <w:iCs w:val="0"/>
          <w:noProof w:val="0"/>
          <w:sz w:val="24"/>
          <w:szCs w:val="24"/>
          <w:lang w:val="pt-BR"/>
        </w:rPr>
        <w:t>Instituto de Pesquisa Econômica Aplicada (Ipea)</w:t>
      </w:r>
      <w:r w:rsidRPr="24592246" w:rsidR="2A4612A7">
        <w:rPr>
          <w:rFonts w:ascii="Arial Nova" w:hAnsi="Arial Nova" w:eastAsia="Arial Nova" w:cs="Arial Nova"/>
          <w:b w:val="0"/>
          <w:bCs w:val="0"/>
          <w:i w:val="0"/>
          <w:iCs w:val="0"/>
          <w:noProof w:val="0"/>
          <w:sz w:val="24"/>
          <w:szCs w:val="24"/>
          <w:lang w:val="pt-BR"/>
        </w:rPr>
        <w:t xml:space="preserve"> </w:t>
      </w:r>
      <w:r w:rsidRPr="24592246" w:rsidR="2A4612A7">
        <w:rPr>
          <w:rFonts w:ascii="Arial Nova" w:hAnsi="Arial Nova" w:eastAsia="Arial Nova" w:cs="Arial Nova"/>
          <w:b w:val="0"/>
          <w:bCs w:val="0"/>
          <w:i w:val="0"/>
          <w:iCs w:val="0"/>
          <w:noProof w:val="0"/>
          <w:sz w:val="24"/>
          <w:szCs w:val="24"/>
          <w:lang w:val="pt-BR"/>
        </w:rPr>
        <w:t xml:space="preserve">e portais governamentais. Além disso, sites especializados em determinados temas, como o portal da </w:t>
      </w:r>
      <w:r w:rsidRPr="24592246" w:rsidR="2A4612A7">
        <w:rPr>
          <w:rFonts w:ascii="Arial Nova" w:hAnsi="Arial Nova" w:eastAsia="Arial Nova" w:cs="Arial Nova"/>
          <w:b w:val="0"/>
          <w:bCs w:val="0"/>
          <w:i w:val="0"/>
          <w:iCs w:val="0"/>
          <w:noProof w:val="0"/>
          <w:sz w:val="24"/>
          <w:szCs w:val="24"/>
          <w:lang w:val="pt-BR"/>
        </w:rPr>
        <w:t>Petrobras</w:t>
      </w:r>
      <w:r w:rsidRPr="24592246" w:rsidR="2A4612A7">
        <w:rPr>
          <w:rFonts w:ascii="Arial Nova" w:hAnsi="Arial Nova" w:eastAsia="Arial Nova" w:cs="Arial Nova"/>
          <w:b w:val="0"/>
          <w:bCs w:val="0"/>
          <w:i w:val="0"/>
          <w:iCs w:val="0"/>
          <w:noProof w:val="0"/>
          <w:sz w:val="24"/>
          <w:szCs w:val="24"/>
          <w:lang w:val="pt-BR"/>
        </w:rPr>
        <w:t xml:space="preserve"> </w:t>
      </w:r>
      <w:r w:rsidRPr="24592246" w:rsidR="2A4612A7">
        <w:rPr>
          <w:rFonts w:ascii="Arial Nova" w:hAnsi="Arial Nova" w:eastAsia="Arial Nova" w:cs="Arial Nova"/>
          <w:b w:val="0"/>
          <w:bCs w:val="0"/>
          <w:i w:val="0"/>
          <w:iCs w:val="0"/>
          <w:noProof w:val="0"/>
          <w:sz w:val="24"/>
          <w:szCs w:val="24"/>
          <w:lang w:val="pt-BR"/>
        </w:rPr>
        <w:t>para dados sobre preços de combustíveis, também constituem referências válidas.</w:t>
      </w:r>
    </w:p>
    <w:p w:rsidR="04E0637D" w:rsidP="4D07E197" w:rsidRDefault="04E0637D" w14:paraId="033ACD5E" w14:textId="69AC191B">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04E0637D">
        <w:rPr>
          <w:rFonts w:ascii="Arial Nova" w:hAnsi="Arial Nova" w:eastAsia="Arial Nova" w:cs="Arial Nova"/>
          <w:b w:val="0"/>
          <w:bCs w:val="0"/>
          <w:i w:val="0"/>
          <w:iCs w:val="0"/>
          <w:noProof w:val="0"/>
          <w:sz w:val="24"/>
          <w:szCs w:val="24"/>
          <w:lang w:val="pt-BR"/>
        </w:rPr>
        <w:t xml:space="preserve">Outra diretriz relevante é a </w:t>
      </w:r>
      <w:r w:rsidRPr="4D07E197" w:rsidR="04E0637D">
        <w:rPr>
          <w:rFonts w:ascii="Arial Nova" w:hAnsi="Arial Nova" w:eastAsia="Arial Nova" w:cs="Arial Nova"/>
          <w:b w:val="1"/>
          <w:bCs w:val="1"/>
          <w:i w:val="0"/>
          <w:iCs w:val="0"/>
          <w:noProof w:val="0"/>
          <w:sz w:val="24"/>
          <w:szCs w:val="24"/>
          <w:lang w:val="pt-BR"/>
        </w:rPr>
        <w:t>simplificação das variáveis</w:t>
      </w:r>
      <w:r w:rsidRPr="4D07E197" w:rsidR="04E0637D">
        <w:rPr>
          <w:rFonts w:ascii="Arial Nova" w:hAnsi="Arial Nova" w:eastAsia="Arial Nova" w:cs="Arial Nova"/>
          <w:b w:val="0"/>
          <w:bCs w:val="0"/>
          <w:i w:val="0"/>
          <w:iCs w:val="0"/>
          <w:noProof w:val="0"/>
          <w:sz w:val="24"/>
          <w:szCs w:val="24"/>
          <w:lang w:val="pt-BR"/>
        </w:rPr>
        <w:t>. Embora possa parecer que variáveis mais complexas conferem maior precisão, a adoção de variáveis simples contribui para a execução efetiva do estudo, sem comprometer sua qualidade. Variáveis de fácil compreensão facilitam a coleta de dados, possibilitam maior automação e tornam o estudo mais acessível para replicação por outros entes. Essa abordagem reforça a transparência e a disseminação da metodologia.</w:t>
      </w:r>
    </w:p>
    <w:p w:rsidR="04E0637D" w:rsidP="4D07E197" w:rsidRDefault="04E0637D" w14:paraId="1450E03D" w14:textId="1A882078">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04E0637D">
        <w:rPr>
          <w:rFonts w:ascii="Arial Nova" w:hAnsi="Arial Nova" w:eastAsia="Arial Nova" w:cs="Arial Nova"/>
          <w:b w:val="0"/>
          <w:bCs w:val="0"/>
          <w:i w:val="0"/>
          <w:iCs w:val="0"/>
          <w:noProof w:val="0"/>
          <w:sz w:val="24"/>
          <w:szCs w:val="24"/>
          <w:lang w:val="pt-BR"/>
        </w:rPr>
        <w:t xml:space="preserve">O modelo adota o </w:t>
      </w:r>
      <w:r w:rsidRPr="4D07E197" w:rsidR="04E0637D">
        <w:rPr>
          <w:rFonts w:ascii="Arial Nova" w:hAnsi="Arial Nova" w:eastAsia="Arial Nova" w:cs="Arial Nova"/>
          <w:b w:val="1"/>
          <w:bCs w:val="1"/>
          <w:i w:val="0"/>
          <w:iCs w:val="0"/>
          <w:noProof w:val="0"/>
          <w:sz w:val="24"/>
          <w:szCs w:val="24"/>
          <w:lang w:val="pt-BR"/>
        </w:rPr>
        <w:t>princípio da prudência</w:t>
      </w:r>
      <w:r w:rsidRPr="4D07E197" w:rsidR="04E0637D">
        <w:rPr>
          <w:rFonts w:ascii="Arial Nova" w:hAnsi="Arial Nova" w:eastAsia="Arial Nova" w:cs="Arial Nova"/>
          <w:b w:val="0"/>
          <w:bCs w:val="0"/>
          <w:i w:val="0"/>
          <w:iCs w:val="0"/>
          <w:noProof w:val="0"/>
          <w:sz w:val="24"/>
          <w:szCs w:val="24"/>
          <w:lang w:val="pt-BR"/>
        </w:rPr>
        <w:t>, priorizando estimativas conservadoras. Essa prática garante que os resultados sejam subestimados, evitando supervalorização das economias obtidas pelo governo e pela sociedade. A superestimação poderia induzir decisões equivocadas na alocação de recursos públicos, comprometendo a eficiência do gasto e a confiança da sociedade. Da mesma forma, o setor privado poderia ser impactado negativamente, caso perceba um cenário distorcido de risco em relação às ações governamentais.</w:t>
      </w:r>
    </w:p>
    <w:p w:rsidR="04E0637D" w:rsidP="4D07E197" w:rsidRDefault="04E0637D" w14:paraId="6734E590" w14:textId="316DDD73">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04E0637D">
        <w:rPr>
          <w:rFonts w:ascii="Arial Nova" w:hAnsi="Arial Nova" w:eastAsia="Arial Nova" w:cs="Arial Nova"/>
          <w:b w:val="0"/>
          <w:bCs w:val="0"/>
          <w:i w:val="0"/>
          <w:iCs w:val="0"/>
          <w:noProof w:val="0"/>
          <w:sz w:val="24"/>
          <w:szCs w:val="24"/>
          <w:lang w:val="pt-BR"/>
        </w:rPr>
        <w:t xml:space="preserve">Portanto, a combinação de </w:t>
      </w:r>
      <w:r w:rsidRPr="4D07E197" w:rsidR="04E0637D">
        <w:rPr>
          <w:rFonts w:ascii="Arial Nova" w:hAnsi="Arial Nova" w:eastAsia="Arial Nova" w:cs="Arial Nova"/>
          <w:b w:val="1"/>
          <w:bCs w:val="1"/>
          <w:i w:val="0"/>
          <w:iCs w:val="0"/>
          <w:noProof w:val="0"/>
          <w:sz w:val="24"/>
          <w:szCs w:val="24"/>
          <w:lang w:val="pt-BR"/>
        </w:rPr>
        <w:t>fontes confiáveis</w:t>
      </w:r>
      <w:r w:rsidRPr="4D07E197" w:rsidR="04E0637D">
        <w:rPr>
          <w:rFonts w:ascii="Arial Nova" w:hAnsi="Arial Nova" w:eastAsia="Arial Nova" w:cs="Arial Nova"/>
          <w:b w:val="0"/>
          <w:bCs w:val="0"/>
          <w:i w:val="0"/>
          <w:iCs w:val="0"/>
          <w:noProof w:val="0"/>
          <w:sz w:val="24"/>
          <w:szCs w:val="24"/>
          <w:lang w:val="pt-BR"/>
        </w:rPr>
        <w:t xml:space="preserve">, </w:t>
      </w:r>
      <w:r w:rsidRPr="4D07E197" w:rsidR="04E0637D">
        <w:rPr>
          <w:rFonts w:ascii="Arial Nova" w:hAnsi="Arial Nova" w:eastAsia="Arial Nova" w:cs="Arial Nova"/>
          <w:b w:val="1"/>
          <w:bCs w:val="1"/>
          <w:i w:val="0"/>
          <w:iCs w:val="0"/>
          <w:noProof w:val="0"/>
          <w:sz w:val="24"/>
          <w:szCs w:val="24"/>
          <w:lang w:val="pt-BR"/>
        </w:rPr>
        <w:t>simplificação metodológica</w:t>
      </w:r>
      <w:r w:rsidRPr="4D07E197" w:rsidR="04E0637D">
        <w:rPr>
          <w:rFonts w:ascii="Arial Nova" w:hAnsi="Arial Nova" w:eastAsia="Arial Nova" w:cs="Arial Nova"/>
          <w:b w:val="0"/>
          <w:bCs w:val="0"/>
          <w:i w:val="0"/>
          <w:iCs w:val="0"/>
          <w:noProof w:val="0"/>
          <w:sz w:val="24"/>
          <w:szCs w:val="24"/>
          <w:lang w:val="pt-BR"/>
        </w:rPr>
        <w:t xml:space="preserve"> e </w:t>
      </w:r>
      <w:r w:rsidRPr="4D07E197" w:rsidR="04E0637D">
        <w:rPr>
          <w:rFonts w:ascii="Arial Nova" w:hAnsi="Arial Nova" w:eastAsia="Arial Nova" w:cs="Arial Nova"/>
          <w:b w:val="1"/>
          <w:bCs w:val="1"/>
          <w:i w:val="0"/>
          <w:iCs w:val="0"/>
          <w:noProof w:val="0"/>
          <w:sz w:val="24"/>
          <w:szCs w:val="24"/>
          <w:lang w:val="pt-BR"/>
        </w:rPr>
        <w:t>estimativas prudentes</w:t>
      </w:r>
      <w:r w:rsidRPr="4D07E197" w:rsidR="04E0637D">
        <w:rPr>
          <w:rFonts w:ascii="Arial Nova" w:hAnsi="Arial Nova" w:eastAsia="Arial Nova" w:cs="Arial Nova"/>
          <w:b w:val="0"/>
          <w:bCs w:val="0"/>
          <w:i w:val="0"/>
          <w:iCs w:val="0"/>
          <w:noProof w:val="0"/>
          <w:sz w:val="24"/>
          <w:szCs w:val="24"/>
          <w:lang w:val="pt-BR"/>
        </w:rPr>
        <w:t xml:space="preserve"> constitui a base para a credibilidade do modelo, assegurando que os resultados apresentados sejam consistentes, replicáveis e alinhados às melhores práticas de gestão pública.</w:t>
      </w:r>
    </w:p>
    <w:p w:rsidR="1CDFFF02" w:rsidP="24592246" w:rsidRDefault="1CDFFF02" w14:paraId="79FBF8C3" w14:textId="64DE5780">
      <w:pPr>
        <w:pStyle w:val="Heading3"/>
        <w:spacing w:before="240" w:after="240"/>
        <w:ind w:firstLine="708"/>
        <w:jc w:val="both"/>
        <w:rPr>
          <w:rFonts w:ascii="Arial Nova" w:hAnsi="Arial Nova" w:eastAsia="Arial Nova" w:cs="Arial Nova"/>
          <w:noProof w:val="0"/>
          <w:lang w:val="pt-BR"/>
        </w:rPr>
      </w:pPr>
    </w:p>
    <w:p w:rsidR="092EA151" w:rsidP="1CDFFF02" w:rsidRDefault="092EA151" w14:paraId="46F49281" w14:textId="40DDB6F4">
      <w:pPr>
        <w:pStyle w:val="Heading3"/>
        <w:spacing w:before="246" w:beforeAutospacing="off" w:after="246" w:afterAutospacing="off" w:line="300" w:lineRule="auto"/>
        <w:rPr>
          <w:rFonts w:ascii="Arial Nova" w:hAnsi="Arial Nova" w:eastAsia="Arial Nova" w:cs="Arial Nova"/>
          <w:b w:val="1"/>
          <w:bCs w:val="1"/>
          <w:i w:val="0"/>
          <w:iCs w:val="0"/>
          <w:noProof w:val="0"/>
          <w:sz w:val="36"/>
          <w:szCs w:val="36"/>
          <w:lang w:val="pt-BR"/>
        </w:rPr>
      </w:pPr>
      <w:r w:rsidRPr="1CDFFF02" w:rsidR="092EA151">
        <w:rPr>
          <w:rFonts w:ascii="Arial Nova" w:hAnsi="Arial Nova" w:eastAsia="Arial Nova" w:cs="Arial Nova"/>
          <w:b w:val="1"/>
          <w:bCs w:val="1"/>
          <w:i w:val="0"/>
          <w:iCs w:val="0"/>
          <w:noProof w:val="0"/>
          <w:sz w:val="36"/>
          <w:szCs w:val="36"/>
          <w:lang w:val="pt-BR"/>
        </w:rPr>
        <w:t>Principais Variáveis Consideradas</w:t>
      </w:r>
    </w:p>
    <w:p w:rsidR="092EA151" w:rsidP="4D07E197" w:rsidRDefault="092EA151" w14:paraId="405B97B4" w14:textId="5E3E6C27">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Para a execução dos cálculos previstos pelo modelo, é necessário considerar um conjunto de variáveis, classificadas em dois grupos:</w:t>
      </w:r>
    </w:p>
    <w:p w:rsidR="092EA151" w:rsidP="4D07E197" w:rsidRDefault="092EA151" w14:paraId="24FDFCA9" w14:textId="2BA3A68F">
      <w:pPr>
        <w:pStyle w:val="ListParagraph"/>
        <w:numPr>
          <w:ilvl w:val="0"/>
          <w:numId w:val="26"/>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1"/>
          <w:bCs w:val="1"/>
          <w:i w:val="0"/>
          <w:iCs w:val="0"/>
          <w:noProof w:val="0"/>
          <w:sz w:val="24"/>
          <w:szCs w:val="24"/>
          <w:lang w:val="pt-BR"/>
        </w:rPr>
        <w:t>Grupo 1</w:t>
      </w:r>
      <w:r w:rsidRPr="4D07E197" w:rsidR="092EA151">
        <w:rPr>
          <w:rFonts w:ascii="Arial Nova" w:hAnsi="Arial Nova" w:eastAsia="Arial Nova" w:cs="Arial Nova"/>
          <w:b w:val="0"/>
          <w:bCs w:val="0"/>
          <w:i w:val="0"/>
          <w:iCs w:val="0"/>
          <w:noProof w:val="0"/>
          <w:sz w:val="24"/>
          <w:szCs w:val="24"/>
          <w:lang w:val="pt-BR"/>
        </w:rPr>
        <w:t>: variáveis que variam conforme o serviço analisado;</w:t>
      </w:r>
    </w:p>
    <w:p w:rsidR="092EA151" w:rsidP="4D07E197" w:rsidRDefault="092EA151" w14:paraId="23A81F5D" w14:textId="37CE0367">
      <w:pPr>
        <w:pStyle w:val="ListParagraph"/>
        <w:numPr>
          <w:ilvl w:val="0"/>
          <w:numId w:val="26"/>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1"/>
          <w:bCs w:val="1"/>
          <w:i w:val="0"/>
          <w:iCs w:val="0"/>
          <w:noProof w:val="0"/>
          <w:sz w:val="24"/>
          <w:szCs w:val="24"/>
          <w:lang w:val="pt-BR"/>
        </w:rPr>
        <w:t>Grupo 2</w:t>
      </w:r>
      <w:r w:rsidRPr="4D07E197" w:rsidR="092EA151">
        <w:rPr>
          <w:rFonts w:ascii="Arial Nova" w:hAnsi="Arial Nova" w:eastAsia="Arial Nova" w:cs="Arial Nova"/>
          <w:b w:val="0"/>
          <w:bCs w:val="0"/>
          <w:i w:val="0"/>
          <w:iCs w:val="0"/>
          <w:noProof w:val="0"/>
          <w:sz w:val="24"/>
          <w:szCs w:val="24"/>
          <w:lang w:val="pt-BR"/>
        </w:rPr>
        <w:t>: variáveis aplicáveis a todos os serviços, sem variações significativas.</w:t>
      </w:r>
    </w:p>
    <w:p w:rsidR="092EA151" w:rsidP="4D07E197" w:rsidRDefault="092EA151" w14:paraId="231CB29F" w14:textId="4AD3BFA8">
      <w:pPr>
        <w:spacing w:before="210" w:beforeAutospacing="off" w:after="210" w:afterAutospacing="off" w:line="300" w:lineRule="auto"/>
        <w:jc w:val="both"/>
        <w:rPr>
          <w:rFonts w:ascii="Arial Nova" w:hAnsi="Arial Nova" w:eastAsia="Arial Nova" w:cs="Arial Nova"/>
          <w:b w:val="1"/>
          <w:bCs w:val="1"/>
          <w:i w:val="0"/>
          <w:iCs w:val="0"/>
          <w:noProof w:val="0"/>
          <w:sz w:val="24"/>
          <w:szCs w:val="24"/>
          <w:lang w:val="pt-BR"/>
        </w:rPr>
      </w:pPr>
      <w:r w:rsidRPr="4D07E197" w:rsidR="092EA151">
        <w:rPr>
          <w:rFonts w:ascii="Arial Nova" w:hAnsi="Arial Nova" w:eastAsia="Arial Nova" w:cs="Arial Nova"/>
          <w:b w:val="1"/>
          <w:bCs w:val="1"/>
          <w:i w:val="0"/>
          <w:iCs w:val="0"/>
          <w:noProof w:val="0"/>
          <w:sz w:val="24"/>
          <w:szCs w:val="24"/>
          <w:lang w:val="pt-BR"/>
        </w:rPr>
        <w:t>Grupo 1</w:t>
      </w:r>
    </w:p>
    <w:p w:rsidR="092EA151" w:rsidP="4D07E197" w:rsidRDefault="092EA151" w14:paraId="39419469" w14:textId="73029832">
      <w:pPr>
        <w:pStyle w:val="ListParagraph"/>
        <w:numPr>
          <w:ilvl w:val="0"/>
          <w:numId w:val="27"/>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Volume de solicitações;</w:t>
      </w:r>
    </w:p>
    <w:p w:rsidR="092EA151" w:rsidP="4D07E197" w:rsidRDefault="092EA151" w14:paraId="7749BAAC" w14:textId="69B03741">
      <w:pPr>
        <w:pStyle w:val="ListParagraph"/>
        <w:numPr>
          <w:ilvl w:val="0"/>
          <w:numId w:val="27"/>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Quantidade de documentos requeridos;</w:t>
      </w:r>
    </w:p>
    <w:p w:rsidR="092EA151" w:rsidP="4D07E197" w:rsidRDefault="092EA151" w14:paraId="7811CD5A" w14:textId="715436B0">
      <w:pPr>
        <w:pStyle w:val="ListParagraph"/>
        <w:numPr>
          <w:ilvl w:val="0"/>
          <w:numId w:val="27"/>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Tempo por etapa.</w:t>
      </w:r>
    </w:p>
    <w:p w:rsidR="092EA151" w:rsidP="4D07E197" w:rsidRDefault="092EA151" w14:paraId="51A6BB8E" w14:textId="2F820FFA">
      <w:pPr>
        <w:spacing w:before="210" w:beforeAutospacing="off" w:after="210" w:afterAutospacing="off" w:line="300" w:lineRule="auto"/>
        <w:jc w:val="both"/>
        <w:rPr>
          <w:rFonts w:ascii="Arial Nova" w:hAnsi="Arial Nova" w:eastAsia="Arial Nova" w:cs="Arial Nova"/>
          <w:b w:val="1"/>
          <w:bCs w:val="1"/>
          <w:i w:val="0"/>
          <w:iCs w:val="0"/>
          <w:noProof w:val="0"/>
          <w:sz w:val="24"/>
          <w:szCs w:val="24"/>
          <w:lang w:val="pt-BR"/>
        </w:rPr>
      </w:pPr>
      <w:r w:rsidRPr="4D07E197" w:rsidR="092EA151">
        <w:rPr>
          <w:rFonts w:ascii="Arial Nova" w:hAnsi="Arial Nova" w:eastAsia="Arial Nova" w:cs="Arial Nova"/>
          <w:b w:val="1"/>
          <w:bCs w:val="1"/>
          <w:i w:val="0"/>
          <w:iCs w:val="0"/>
          <w:noProof w:val="0"/>
          <w:sz w:val="24"/>
          <w:szCs w:val="24"/>
          <w:lang w:val="pt-BR"/>
        </w:rPr>
        <w:t>Grupo 2</w:t>
      </w:r>
    </w:p>
    <w:p w:rsidR="092EA151" w:rsidP="4D07E197" w:rsidRDefault="092EA151" w14:paraId="091C1E8E" w14:textId="03A3688C">
      <w:pPr>
        <w:pStyle w:val="ListParagraph"/>
        <w:numPr>
          <w:ilvl w:val="0"/>
          <w:numId w:val="28"/>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Tempo/distância de deslocamento e atendimento;</w:t>
      </w:r>
    </w:p>
    <w:p w:rsidR="092EA151" w:rsidP="4D07E197" w:rsidRDefault="092EA151" w14:paraId="177A17B5" w14:textId="57B878DF">
      <w:pPr>
        <w:pStyle w:val="ListParagraph"/>
        <w:numPr>
          <w:ilvl w:val="0"/>
          <w:numId w:val="28"/>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Preços (combustível, energia elétrica, dispositivos eletrônicos, aluguel).</w:t>
      </w:r>
    </w:p>
    <w:p w:rsidR="4D07E197" w:rsidP="4D07E197" w:rsidRDefault="4D07E197" w14:paraId="3D95827C" w14:textId="545ECE7D">
      <w:pPr>
        <w:spacing w:before="0" w:beforeAutospacing="off" w:after="0" w:afterAutospacing="off" w:line="300" w:lineRule="auto"/>
        <w:jc w:val="both"/>
        <w:rPr>
          <w:rFonts w:ascii="Arial Nova" w:hAnsi="Arial Nova" w:eastAsia="Arial Nova" w:cs="Arial Nova"/>
          <w:sz w:val="24"/>
          <w:szCs w:val="24"/>
        </w:rPr>
      </w:pPr>
    </w:p>
    <w:p w:rsidR="092EA151" w:rsidP="4D07E197" w:rsidRDefault="092EA151" w14:paraId="269ED3AD" w14:textId="1A708C5B">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4D07E197" w:rsidR="092EA151">
        <w:rPr>
          <w:rFonts w:ascii="Arial Nova" w:hAnsi="Arial Nova" w:eastAsia="Arial Nova" w:cs="Arial Nova"/>
          <w:b w:val="1"/>
          <w:bCs w:val="1"/>
          <w:i w:val="0"/>
          <w:iCs w:val="0"/>
          <w:noProof w:val="0"/>
          <w:sz w:val="24"/>
          <w:szCs w:val="24"/>
          <w:lang w:val="pt-BR"/>
        </w:rPr>
        <w:t>Considerações sobre as Variáveis</w:t>
      </w:r>
    </w:p>
    <w:p w:rsidR="092EA151" w:rsidP="4D07E197" w:rsidRDefault="092EA151" w14:paraId="2E93AA0C" w14:textId="6AC672E9">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 xml:space="preserve">O </w:t>
      </w:r>
      <w:r w:rsidRPr="4D07E197" w:rsidR="092EA151">
        <w:rPr>
          <w:rFonts w:ascii="Arial Nova" w:hAnsi="Arial Nova" w:eastAsia="Arial Nova" w:cs="Arial Nova"/>
          <w:b w:val="1"/>
          <w:bCs w:val="1"/>
          <w:i w:val="0"/>
          <w:iCs w:val="0"/>
          <w:noProof w:val="0"/>
          <w:sz w:val="24"/>
          <w:szCs w:val="24"/>
          <w:lang w:val="pt-BR"/>
        </w:rPr>
        <w:t>volume de solicitações</w:t>
      </w:r>
      <w:r w:rsidRPr="4D07E197" w:rsidR="092EA151">
        <w:rPr>
          <w:rFonts w:ascii="Arial Nova" w:hAnsi="Arial Nova" w:eastAsia="Arial Nova" w:cs="Arial Nova"/>
          <w:b w:val="0"/>
          <w:bCs w:val="0"/>
          <w:i w:val="0"/>
          <w:iCs w:val="0"/>
          <w:noProof w:val="0"/>
          <w:sz w:val="24"/>
          <w:szCs w:val="24"/>
          <w:lang w:val="pt-BR"/>
        </w:rPr>
        <w:t xml:space="preserve"> refere-se à quantidade de serviços concluídos em determinado período por meios digitais. Neste estudo, utilizou-se como proxy a quantidade de avaliações geradas no serviço, considerando que a existência da avaliação indica a conclusão do atendimento digital.</w:t>
      </w:r>
      <w:r w:rsidRPr="4D07E197" w:rsidR="0DAA48CF">
        <w:rPr>
          <w:rFonts w:ascii="Arial Nova" w:hAnsi="Arial Nova" w:eastAsia="Arial Nova" w:cs="Arial Nova"/>
          <w:b w:val="0"/>
          <w:bCs w:val="0"/>
          <w:i w:val="0"/>
          <w:iCs w:val="0"/>
          <w:noProof w:val="0"/>
          <w:sz w:val="24"/>
          <w:szCs w:val="24"/>
          <w:lang w:val="pt-BR"/>
        </w:rPr>
        <w:t xml:space="preserve"> Esses dados são obtidos através de uma planilha da CGAUX, que monitora as avaliações de cada um dos serviços da página.</w:t>
      </w:r>
    </w:p>
    <w:p w:rsidR="092EA151" w:rsidP="24592246" w:rsidRDefault="092EA151" w14:paraId="67689737" w14:textId="098CF306">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262A5DFC">
        <w:rPr>
          <w:rFonts w:ascii="Arial Nova" w:hAnsi="Arial Nova" w:eastAsia="Arial Nova" w:cs="Arial Nova"/>
          <w:b w:val="0"/>
          <w:bCs w:val="0"/>
          <w:i w:val="0"/>
          <w:iCs w:val="0"/>
          <w:noProof w:val="0"/>
          <w:sz w:val="24"/>
          <w:szCs w:val="24"/>
          <w:lang w:val="pt-BR"/>
        </w:rPr>
        <w:t xml:space="preserve">A </w:t>
      </w:r>
      <w:r w:rsidRPr="24592246" w:rsidR="262A5DFC">
        <w:rPr>
          <w:rFonts w:ascii="Arial Nova" w:hAnsi="Arial Nova" w:eastAsia="Arial Nova" w:cs="Arial Nova"/>
          <w:b w:val="1"/>
          <w:bCs w:val="1"/>
          <w:i w:val="0"/>
          <w:iCs w:val="0"/>
          <w:noProof w:val="0"/>
          <w:sz w:val="24"/>
          <w:szCs w:val="24"/>
          <w:lang w:val="pt-BR"/>
        </w:rPr>
        <w:t>renda média do usuário</w:t>
      </w:r>
      <w:r w:rsidRPr="24592246" w:rsidR="262A5DFC">
        <w:rPr>
          <w:rFonts w:ascii="Arial Nova" w:hAnsi="Arial Nova" w:eastAsia="Arial Nova" w:cs="Arial Nova"/>
          <w:b w:val="0"/>
          <w:bCs w:val="0"/>
          <w:i w:val="0"/>
          <w:iCs w:val="0"/>
          <w:noProof w:val="0"/>
          <w:sz w:val="24"/>
          <w:szCs w:val="24"/>
          <w:lang w:val="pt-BR"/>
        </w:rPr>
        <w:t xml:space="preserve"> pode variar conforme o tipo de serviço. Por exemplo, serviços como “obter passaporte” tendem a ter usuários com renda superior àqueles que solicitam “aposentadoria rural”. Quando essa informação específica não estiver disponível, recomenda-se utilizar a renda média da população e do servidor público, conforme dados do </w:t>
      </w:r>
      <w:r w:rsidRPr="24592246" w:rsidR="262A5DFC">
        <w:rPr>
          <w:rFonts w:ascii="Arial Nova" w:hAnsi="Arial Nova" w:eastAsia="Arial Nova" w:cs="Arial Nova"/>
          <w:b w:val="0"/>
          <w:bCs w:val="0"/>
          <w:i w:val="0"/>
          <w:iCs w:val="0"/>
          <w:noProof w:val="0"/>
          <w:sz w:val="24"/>
          <w:szCs w:val="24"/>
          <w:lang w:val="pt-BR"/>
        </w:rPr>
        <w:t>IBGE</w:t>
      </w:r>
      <w:r w:rsidRPr="24592246" w:rsidR="262A5DFC">
        <w:rPr>
          <w:rFonts w:ascii="Arial Nova" w:hAnsi="Arial Nova" w:eastAsia="Arial Nova" w:cs="Arial Nova"/>
          <w:b w:val="0"/>
          <w:bCs w:val="0"/>
          <w:i w:val="0"/>
          <w:iCs w:val="0"/>
          <w:noProof w:val="0"/>
          <w:sz w:val="24"/>
          <w:szCs w:val="24"/>
          <w:lang w:val="pt-BR"/>
        </w:rPr>
        <w:t xml:space="preserve"> </w:t>
      </w:r>
      <w:r w:rsidRPr="24592246" w:rsidR="262A5DFC">
        <w:rPr>
          <w:rFonts w:ascii="Arial Nova" w:hAnsi="Arial Nova" w:eastAsia="Arial Nova" w:cs="Arial Nova"/>
          <w:b w:val="0"/>
          <w:bCs w:val="0"/>
          <w:i w:val="0"/>
          <w:iCs w:val="0"/>
          <w:noProof w:val="0"/>
          <w:sz w:val="24"/>
          <w:szCs w:val="24"/>
          <w:lang w:val="pt-BR"/>
        </w:rPr>
        <w:t>(</w:t>
      </w:r>
      <w:hyperlink r:id="R1dd63296d5f1479b">
        <w:r w:rsidRPr="24592246" w:rsidR="262A5DFC">
          <w:rPr>
            <w:rStyle w:val="Hyperlink"/>
            <w:rFonts w:ascii="Arial Nova" w:hAnsi="Arial Nova" w:eastAsia="Arial Nova" w:cs="Arial Nova"/>
            <w:b w:val="0"/>
            <w:bCs w:val="0"/>
            <w:i w:val="0"/>
            <w:iCs w:val="0"/>
            <w:noProof w:val="0"/>
            <w:sz w:val="24"/>
            <w:szCs w:val="24"/>
            <w:lang w:val="pt-BR"/>
          </w:rPr>
          <w:t>https://sidra.ibge.gov.br/home/pnadcm/brasil</w:t>
        </w:r>
      </w:hyperlink>
      <w:r w:rsidRPr="24592246" w:rsidR="262A5DFC">
        <w:rPr>
          <w:rFonts w:ascii="Arial Nova" w:hAnsi="Arial Nova" w:eastAsia="Arial Nova" w:cs="Arial Nova"/>
          <w:b w:val="0"/>
          <w:bCs w:val="0"/>
          <w:i w:val="0"/>
          <w:iCs w:val="0"/>
          <w:noProof w:val="0"/>
          <w:sz w:val="24"/>
          <w:szCs w:val="24"/>
          <w:lang w:val="pt-BR"/>
        </w:rPr>
        <w:t>), que são organizados e atualizados periodicamente. Essa abordagem foi adotada no presente estudo por dois motivos:</w:t>
      </w:r>
      <w:r>
        <w:br/>
      </w:r>
      <w:r w:rsidRPr="24592246" w:rsidR="262A5DFC">
        <w:rPr>
          <w:rFonts w:ascii="Arial Nova" w:hAnsi="Arial Nova" w:eastAsia="Arial Nova" w:cs="Arial Nova"/>
          <w:b w:val="0"/>
          <w:bCs w:val="0"/>
          <w:i w:val="0"/>
          <w:iCs w:val="0"/>
          <w:noProof w:val="0"/>
          <w:sz w:val="24"/>
          <w:szCs w:val="24"/>
          <w:lang w:val="pt-BR"/>
        </w:rPr>
        <w:t xml:space="preserve"> i) facilidade de obtenção dos dados;</w:t>
      </w:r>
      <w:r>
        <w:br/>
      </w:r>
      <w:r w:rsidRPr="24592246" w:rsidR="262A5DFC">
        <w:rPr>
          <w:rFonts w:ascii="Arial Nova" w:hAnsi="Arial Nova" w:eastAsia="Arial Nova" w:cs="Arial Nova"/>
          <w:b w:val="0"/>
          <w:bCs w:val="0"/>
          <w:i w:val="0"/>
          <w:iCs w:val="0"/>
          <w:noProof w:val="0"/>
          <w:sz w:val="24"/>
          <w:szCs w:val="24"/>
          <w:lang w:val="pt-BR"/>
        </w:rPr>
        <w:t xml:space="preserve"> </w:t>
      </w:r>
      <w:r w:rsidRPr="24592246" w:rsidR="262A5DFC">
        <w:rPr>
          <w:rFonts w:ascii="Arial Nova" w:hAnsi="Arial Nova" w:eastAsia="Arial Nova" w:cs="Arial Nova"/>
          <w:b w:val="0"/>
          <w:bCs w:val="0"/>
          <w:i w:val="0"/>
          <w:iCs w:val="0"/>
          <w:noProof w:val="0"/>
          <w:sz w:val="24"/>
          <w:szCs w:val="24"/>
          <w:lang w:val="pt-BR"/>
        </w:rPr>
        <w:t>ii</w:t>
      </w:r>
      <w:r w:rsidRPr="24592246" w:rsidR="262A5DFC">
        <w:rPr>
          <w:rFonts w:ascii="Arial Nova" w:hAnsi="Arial Nova" w:eastAsia="Arial Nova" w:cs="Arial Nova"/>
          <w:b w:val="0"/>
          <w:bCs w:val="0"/>
          <w:i w:val="0"/>
          <w:iCs w:val="0"/>
          <w:noProof w:val="0"/>
          <w:sz w:val="24"/>
          <w:szCs w:val="24"/>
          <w:lang w:val="pt-BR"/>
        </w:rPr>
        <w:t>) eliminação da necessidade de estimativas.</w:t>
      </w:r>
    </w:p>
    <w:p w:rsidR="092EA151" w:rsidP="24592246" w:rsidRDefault="092EA151" w14:paraId="571B6591" w14:textId="414447D5">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262A5DFC">
        <w:rPr>
          <w:rFonts w:ascii="Arial Nova" w:hAnsi="Arial Nova" w:eastAsia="Arial Nova" w:cs="Arial Nova"/>
          <w:b w:val="0"/>
          <w:bCs w:val="0"/>
          <w:i w:val="0"/>
          <w:iCs w:val="0"/>
          <w:noProof w:val="0"/>
          <w:sz w:val="24"/>
          <w:szCs w:val="24"/>
          <w:lang w:val="pt-BR"/>
        </w:rPr>
        <w:t xml:space="preserve">Quanto aos </w:t>
      </w:r>
      <w:r w:rsidRPr="24592246" w:rsidR="262A5DFC">
        <w:rPr>
          <w:rFonts w:ascii="Arial Nova" w:hAnsi="Arial Nova" w:eastAsia="Arial Nova" w:cs="Arial Nova"/>
          <w:b w:val="1"/>
          <w:bCs w:val="1"/>
          <w:i w:val="0"/>
          <w:iCs w:val="0"/>
          <w:noProof w:val="0"/>
          <w:sz w:val="24"/>
          <w:szCs w:val="24"/>
          <w:lang w:val="pt-BR"/>
        </w:rPr>
        <w:t>tempos por etapa</w:t>
      </w:r>
      <w:r w:rsidRPr="24592246" w:rsidR="262A5DFC">
        <w:rPr>
          <w:rFonts w:ascii="Arial Nova" w:hAnsi="Arial Nova" w:eastAsia="Arial Nova" w:cs="Arial Nova"/>
          <w:b w:val="0"/>
          <w:bCs w:val="0"/>
          <w:i w:val="0"/>
          <w:iCs w:val="0"/>
          <w:noProof w:val="0"/>
          <w:sz w:val="24"/>
          <w:szCs w:val="24"/>
          <w:lang w:val="pt-BR"/>
        </w:rPr>
        <w:t xml:space="preserve">, foram utilizadas diferentes fontes para definição dos valores. Inicialmente, consideraram-se os tempos médios por etapa do </w:t>
      </w:r>
      <w:r w:rsidRPr="24592246" w:rsidR="262A5DFC">
        <w:rPr>
          <w:rFonts w:ascii="Arial Nova" w:hAnsi="Arial Nova" w:eastAsia="Arial Nova" w:cs="Arial Nova"/>
          <w:b w:val="0"/>
          <w:bCs w:val="0"/>
          <w:i w:val="0"/>
          <w:iCs w:val="0"/>
          <w:noProof w:val="0"/>
          <w:sz w:val="24"/>
          <w:szCs w:val="24"/>
          <w:lang w:val="pt-BR"/>
        </w:rPr>
        <w:t>Guia Prático (2022)</w:t>
      </w:r>
      <w:r w:rsidRPr="24592246" w:rsidR="262A5DFC">
        <w:rPr>
          <w:rFonts w:ascii="Arial Nova" w:hAnsi="Arial Nova" w:eastAsia="Arial Nova" w:cs="Arial Nova"/>
          <w:b w:val="0"/>
          <w:bCs w:val="0"/>
          <w:i w:val="0"/>
          <w:iCs w:val="0"/>
          <w:noProof w:val="0"/>
          <w:sz w:val="24"/>
          <w:szCs w:val="24"/>
          <w:lang w:val="pt-BR"/>
        </w:rPr>
        <w:t>.</w:t>
      </w:r>
      <w:r w:rsidRPr="24592246" w:rsidR="262A5DFC">
        <w:rPr>
          <w:rFonts w:ascii="Arial Nova" w:hAnsi="Arial Nova" w:eastAsia="Arial Nova" w:cs="Arial Nova"/>
          <w:b w:val="0"/>
          <w:bCs w:val="0"/>
          <w:i w:val="0"/>
          <w:iCs w:val="0"/>
          <w:noProof w:val="0"/>
          <w:sz w:val="24"/>
          <w:szCs w:val="24"/>
          <w:lang w:val="pt-BR"/>
        </w:rPr>
        <w:t xml:space="preserve"> Para etapas como “coletar documentos” e “solicitar serviço”, os tempos foram ajustados conforme a quantidade de documentos exigidos, utilizando parâmetros da </w:t>
      </w:r>
      <w:r w:rsidRPr="24592246" w:rsidR="262A5DFC">
        <w:rPr>
          <w:rFonts w:ascii="Arial Nova" w:hAnsi="Arial Nova" w:eastAsia="Arial Nova" w:cs="Arial Nova"/>
          <w:b w:val="0"/>
          <w:bCs w:val="0"/>
          <w:i w:val="0"/>
          <w:iCs w:val="0"/>
          <w:noProof w:val="0"/>
          <w:sz w:val="24"/>
          <w:szCs w:val="24"/>
          <w:lang w:val="pt-BR"/>
        </w:rPr>
        <w:t>Calculadora de Interoperabilidade (CONECTAGOV, 2020)</w:t>
      </w:r>
      <w:r w:rsidRPr="24592246" w:rsidR="262A5DFC">
        <w:rPr>
          <w:rFonts w:ascii="Arial Nova" w:hAnsi="Arial Nova" w:eastAsia="Arial Nova" w:cs="Arial Nova"/>
          <w:b w:val="0"/>
          <w:bCs w:val="0"/>
          <w:i w:val="0"/>
          <w:iCs w:val="0"/>
          <w:noProof w:val="0"/>
          <w:sz w:val="24"/>
          <w:szCs w:val="24"/>
          <w:lang w:val="pt-BR"/>
        </w:rPr>
        <w:t xml:space="preserve">. </w:t>
      </w:r>
      <w:r w:rsidRPr="24592246" w:rsidR="262A5DFC">
        <w:rPr>
          <w:rFonts w:ascii="Arial Nova" w:hAnsi="Arial Nova" w:eastAsia="Arial Nova" w:cs="Arial Nova"/>
          <w:b w:val="0"/>
          <w:bCs w:val="0"/>
          <w:i w:val="0"/>
          <w:iCs w:val="0"/>
          <w:noProof w:val="0"/>
          <w:sz w:val="24"/>
          <w:szCs w:val="24"/>
          <w:lang w:val="pt-BR"/>
        </w:rPr>
        <w:t>O tempo de deslocamento corresponde ao período necessário para que o usuário se desloque até o local de atendimento presencial e retorne.</w:t>
      </w:r>
    </w:p>
    <w:p w:rsidR="092EA151" w:rsidP="4D07E197" w:rsidRDefault="092EA151" w14:paraId="178F7B64" w14:textId="22CD1272">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 xml:space="preserve">A variável </w:t>
      </w:r>
      <w:r w:rsidRPr="4D07E197" w:rsidR="092EA151">
        <w:rPr>
          <w:rFonts w:ascii="Arial Nova" w:hAnsi="Arial Nova" w:eastAsia="Arial Nova" w:cs="Arial Nova"/>
          <w:b w:val="1"/>
          <w:bCs w:val="1"/>
          <w:i w:val="0"/>
          <w:iCs w:val="0"/>
          <w:noProof w:val="0"/>
          <w:sz w:val="24"/>
          <w:szCs w:val="24"/>
          <w:lang w:val="pt-BR"/>
        </w:rPr>
        <w:t>quantidade de documentos</w:t>
      </w:r>
      <w:r w:rsidRPr="4D07E197" w:rsidR="092EA151">
        <w:rPr>
          <w:rFonts w:ascii="Arial Nova" w:hAnsi="Arial Nova" w:eastAsia="Arial Nova" w:cs="Arial Nova"/>
          <w:b w:val="0"/>
          <w:bCs w:val="0"/>
          <w:i w:val="0"/>
          <w:iCs w:val="0"/>
          <w:noProof w:val="0"/>
          <w:sz w:val="24"/>
          <w:szCs w:val="24"/>
          <w:lang w:val="pt-BR"/>
        </w:rPr>
        <w:t xml:space="preserve"> depende diretamente das exigências do órgão prestador do serviço. Quanto maior essa quantidade, maior será o tempo necessário para cumprir etapas como “coletar documentos” e “solicitar serviço”.</w:t>
      </w:r>
    </w:p>
    <w:p w:rsidR="092EA151" w:rsidP="4D07E197" w:rsidRDefault="092EA151" w14:paraId="6BD65C25" w14:textId="1BDF6A2B">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 xml:space="preserve">Diversos </w:t>
      </w:r>
      <w:r w:rsidRPr="4D07E197" w:rsidR="092EA151">
        <w:rPr>
          <w:rFonts w:ascii="Arial Nova" w:hAnsi="Arial Nova" w:eastAsia="Arial Nova" w:cs="Arial Nova"/>
          <w:b w:val="1"/>
          <w:bCs w:val="1"/>
          <w:i w:val="0"/>
          <w:iCs w:val="0"/>
          <w:noProof w:val="0"/>
          <w:sz w:val="24"/>
          <w:szCs w:val="24"/>
          <w:lang w:val="pt-BR"/>
        </w:rPr>
        <w:t>preços</w:t>
      </w:r>
      <w:r w:rsidRPr="4D07E197" w:rsidR="092EA151">
        <w:rPr>
          <w:rFonts w:ascii="Arial Nova" w:hAnsi="Arial Nova" w:eastAsia="Arial Nova" w:cs="Arial Nova"/>
          <w:b w:val="0"/>
          <w:bCs w:val="0"/>
          <w:i w:val="0"/>
          <w:iCs w:val="0"/>
          <w:noProof w:val="0"/>
          <w:sz w:val="24"/>
          <w:szCs w:val="24"/>
          <w:lang w:val="pt-BR"/>
        </w:rPr>
        <w:t xml:space="preserve"> são utilizados nas estimativas de economia, incluindo valores de combustíveis, tarifas de transporte público, custo do metro quadrado para aluguel, entre outros. Esses dados devem ser obtidos preferencialmente em fontes oficiais ou reconhecidas, com atualização constante, como portais governamentais e sites especializados.</w:t>
      </w:r>
    </w:p>
    <w:p w:rsidR="4D07E197" w:rsidP="4D07E197" w:rsidRDefault="4D07E197" w14:paraId="76B94032" w14:textId="44B79A54">
      <w:pPr>
        <w:spacing w:before="0" w:beforeAutospacing="off" w:after="0" w:afterAutospacing="off" w:line="300" w:lineRule="auto"/>
        <w:jc w:val="both"/>
        <w:rPr>
          <w:rFonts w:ascii="Arial Nova" w:hAnsi="Arial Nova" w:eastAsia="Arial Nova" w:cs="Arial Nova"/>
          <w:sz w:val="24"/>
          <w:szCs w:val="24"/>
        </w:rPr>
      </w:pPr>
    </w:p>
    <w:p w:rsidR="092EA151" w:rsidP="4D07E197" w:rsidRDefault="092EA151" w14:paraId="02B427CC" w14:textId="0DE696E3">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4D07E197" w:rsidR="092EA151">
        <w:rPr>
          <w:rFonts w:ascii="Arial Nova" w:hAnsi="Arial Nova" w:eastAsia="Arial Nova" w:cs="Arial Nova"/>
          <w:b w:val="1"/>
          <w:bCs w:val="1"/>
          <w:i w:val="0"/>
          <w:iCs w:val="0"/>
          <w:noProof w:val="0"/>
          <w:sz w:val="24"/>
          <w:szCs w:val="24"/>
          <w:lang w:val="pt-BR"/>
        </w:rPr>
        <w:t>Uso de Inteligência Artificial na Coleta de Variáveis</w:t>
      </w:r>
    </w:p>
    <w:p w:rsidR="092EA151" w:rsidP="7AAFAA3E" w:rsidRDefault="092EA151" w14:paraId="29DE9CD5" w14:textId="49194B46">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7AAFAA3E" w:rsidR="6FF681AA">
        <w:rPr>
          <w:rFonts w:ascii="Arial Nova" w:hAnsi="Arial Nova" w:eastAsia="Arial Nova" w:cs="Arial Nova"/>
          <w:b w:val="0"/>
          <w:bCs w:val="0"/>
          <w:i w:val="0"/>
          <w:iCs w:val="0"/>
          <w:noProof w:val="0"/>
          <w:sz w:val="24"/>
          <w:szCs w:val="24"/>
          <w:lang w:val="pt-BR"/>
        </w:rPr>
        <w:t>No presente estudo,</w:t>
      </w:r>
      <w:ins w:author="Lucas Roberto de Azevedo Ferreira" w:date="2026-05-12T18:12:44.869Z" w16du:dateUtc="2026-05-12T18:12:44.869Z" w:id="1856396229">
        <w:r w:rsidRPr="7AAFAA3E" w:rsidR="6C1B18EB">
          <w:rPr>
            <w:rFonts w:ascii="Arial Nova" w:hAnsi="Arial Nova" w:eastAsia="Arial Nova" w:cs="Arial Nova"/>
            <w:b w:val="0"/>
            <w:bCs w:val="0"/>
            <w:i w:val="0"/>
            <w:iCs w:val="0"/>
            <w:noProof w:val="0"/>
            <w:sz w:val="24"/>
            <w:szCs w:val="24"/>
            <w:lang w:val="pt-BR"/>
          </w:rPr>
          <w:t xml:space="preserve"> por uma decisão de projeto, </w:t>
        </w:r>
      </w:ins>
      <w:ins w:author="Lucas Roberto de Azevedo Ferreira" w:date="2026-05-12T18:13:41.505Z" w16du:dateUtc="2026-05-12T18:13:41.505Z" w:id="917416467">
        <w:r w:rsidRPr="7AAFAA3E" w:rsidR="6C1B18EB">
          <w:rPr>
            <w:rFonts w:ascii="Arial Nova" w:hAnsi="Arial Nova" w:eastAsia="Arial Nova" w:cs="Arial Nova"/>
            <w:b w:val="0"/>
            <w:bCs w:val="0"/>
            <w:i w:val="0"/>
            <w:iCs w:val="0"/>
            <w:noProof w:val="0"/>
            <w:sz w:val="24"/>
            <w:szCs w:val="24"/>
            <w:lang w:val="pt-BR"/>
          </w:rPr>
          <w:t xml:space="preserve">em caráter </w:t>
        </w:r>
        <w:r w:rsidRPr="7AAFAA3E" w:rsidR="528B8540">
          <w:rPr>
            <w:rFonts w:ascii="Arial Nova" w:hAnsi="Arial Nova" w:eastAsia="Arial Nova" w:cs="Arial Nova"/>
            <w:b w:val="0"/>
            <w:bCs w:val="0"/>
            <w:i w:val="0"/>
            <w:iCs w:val="0"/>
            <w:noProof w:val="0"/>
            <w:sz w:val="24"/>
            <w:szCs w:val="24"/>
            <w:lang w:val="pt-BR"/>
          </w:rPr>
          <w:t xml:space="preserve">transitório, </w:t>
        </w:r>
      </w:ins>
      <w:ins w:author="Lucas Roberto de Azevedo Ferreira" w:date="2026-05-12T18:12:44.869Z" w16du:dateUtc="2026-05-12T18:12:44.869Z" w:id="1625616337">
        <w:r w:rsidRPr="7AAFAA3E" w:rsidR="6C1B18EB">
          <w:rPr>
            <w:rFonts w:ascii="Arial Nova" w:hAnsi="Arial Nova" w:eastAsia="Arial Nova" w:cs="Arial Nova"/>
            <w:b w:val="0"/>
            <w:bCs w:val="0"/>
            <w:i w:val="0"/>
            <w:iCs w:val="0"/>
            <w:noProof w:val="0"/>
            <w:sz w:val="24"/>
            <w:szCs w:val="24"/>
            <w:lang w:val="pt-BR"/>
          </w:rPr>
          <w:t xml:space="preserve">em virtude do curto tempo </w:t>
        </w:r>
      </w:ins>
      <w:ins w:author="Lucas Roberto de Azevedo Ferreira" w:date="2026-05-12T18:18:10.644Z" w16du:dateUtc="2026-05-12T18:18:10.644Z" w:id="1010568326">
        <w:r w:rsidRPr="7AAFAA3E" w:rsidR="53C03C4E">
          <w:rPr>
            <w:rFonts w:ascii="Arial Nova" w:hAnsi="Arial Nova" w:eastAsia="Arial Nova" w:cs="Arial Nova"/>
            <w:b w:val="0"/>
            <w:bCs w:val="0"/>
            <w:i w:val="0"/>
            <w:iCs w:val="0"/>
            <w:noProof w:val="0"/>
            <w:sz w:val="24"/>
            <w:szCs w:val="24"/>
            <w:lang w:val="pt-BR"/>
          </w:rPr>
          <w:t xml:space="preserve">disponível </w:t>
        </w:r>
      </w:ins>
      <w:ins w:author="Lucas Roberto de Azevedo Ferreira" w:date="2026-05-12T18:12:44.869Z" w16du:dateUtc="2026-05-12T18:12:44.869Z" w:id="947433296">
        <w:r w:rsidRPr="7AAFAA3E" w:rsidR="6C1B18EB">
          <w:rPr>
            <w:rFonts w:ascii="Arial Nova" w:hAnsi="Arial Nova" w:eastAsia="Arial Nova" w:cs="Arial Nova"/>
            <w:b w:val="0"/>
            <w:bCs w:val="0"/>
            <w:i w:val="0"/>
            <w:iCs w:val="0"/>
            <w:noProof w:val="0"/>
            <w:sz w:val="24"/>
            <w:szCs w:val="24"/>
            <w:lang w:val="pt-BR"/>
          </w:rPr>
          <w:t>e da ausência de</w:t>
        </w:r>
      </w:ins>
      <w:ins w:author="Lucas Roberto de Azevedo Ferreira" w:date="2026-05-12T18:13:54.549Z" w16du:dateUtc="2026-05-12T18:13:54.549Z" w:id="1762329834">
        <w:r w:rsidRPr="7AAFAA3E" w:rsidR="2136A40A">
          <w:rPr>
            <w:rFonts w:ascii="Arial Nova" w:hAnsi="Arial Nova" w:eastAsia="Arial Nova" w:cs="Arial Nova"/>
            <w:b w:val="0"/>
            <w:bCs w:val="0"/>
            <w:i w:val="0"/>
            <w:iCs w:val="0"/>
            <w:noProof w:val="0"/>
            <w:sz w:val="24"/>
            <w:szCs w:val="24"/>
            <w:lang w:val="pt-BR"/>
          </w:rPr>
          <w:t xml:space="preserve"> especialistas</w:t>
        </w:r>
      </w:ins>
      <w:ins w:author="Lucas Roberto de Azevedo Ferreira" w:date="2026-05-12T18:14:55.45Z" w16du:dateUtc="2026-05-12T18:14:55.45Z" w:id="1916059296">
        <w:r w:rsidRPr="7AAFAA3E" w:rsidR="2136A40A">
          <w:rPr>
            <w:rFonts w:ascii="Arial Nova" w:hAnsi="Arial Nova" w:eastAsia="Arial Nova" w:cs="Arial Nova"/>
            <w:b w:val="0"/>
            <w:bCs w:val="0"/>
            <w:i w:val="0"/>
            <w:iCs w:val="0"/>
            <w:noProof w:val="0"/>
            <w:sz w:val="24"/>
            <w:szCs w:val="24"/>
            <w:lang w:val="pt-BR"/>
          </w:rPr>
          <w:t xml:space="preserve"> nas diversas áreas de conhecimento que </w:t>
        </w:r>
      </w:ins>
      <w:ins w:author="Lucas Roberto de Azevedo Ferreira" w:date="2026-05-12T18:18:30.307Z" w16du:dateUtc="2026-05-12T18:18:30.307Z" w:id="697768082">
        <w:r w:rsidRPr="7AAFAA3E" w:rsidR="0C478775">
          <w:rPr>
            <w:rFonts w:ascii="Arial Nova" w:hAnsi="Arial Nova" w:eastAsia="Arial Nova" w:cs="Arial Nova"/>
            <w:b w:val="0"/>
            <w:bCs w:val="0"/>
            <w:i w:val="0"/>
            <w:iCs w:val="0"/>
            <w:noProof w:val="0"/>
            <w:sz w:val="24"/>
            <w:szCs w:val="24"/>
            <w:lang w:val="pt-BR"/>
          </w:rPr>
          <w:t xml:space="preserve">estão relacionadas </w:t>
        </w:r>
      </w:ins>
      <w:ins w:author="Lucas Roberto de Azevedo Ferreira" w:date="2026-05-12T18:14:55.45Z" w16du:dateUtc="2026-05-12T18:14:55.45Z" w:id="112988528">
        <w:r w:rsidRPr="7AAFAA3E" w:rsidR="2136A40A">
          <w:rPr>
            <w:rFonts w:ascii="Arial Nova" w:hAnsi="Arial Nova" w:eastAsia="Arial Nova" w:cs="Arial Nova"/>
            <w:b w:val="0"/>
            <w:bCs w:val="0"/>
            <w:i w:val="0"/>
            <w:iCs w:val="0"/>
            <w:noProof w:val="0"/>
            <w:sz w:val="24"/>
            <w:szCs w:val="24"/>
            <w:lang w:val="pt-BR"/>
          </w:rPr>
          <w:t xml:space="preserve">as variáveis </w:t>
        </w:r>
      </w:ins>
      <w:ins w:author="Lucas Roberto de Azevedo Ferreira" w:date="2026-05-12T18:18:38.646Z" w16du:dateUtc="2026-05-12T18:18:38.646Z" w:id="751959038">
        <w:r w:rsidRPr="7AAFAA3E" w:rsidR="3711C7B3">
          <w:rPr>
            <w:rFonts w:ascii="Arial Nova" w:hAnsi="Arial Nova" w:eastAsia="Arial Nova" w:cs="Arial Nova"/>
            <w:b w:val="0"/>
            <w:bCs w:val="0"/>
            <w:i w:val="0"/>
            <w:iCs w:val="0"/>
            <w:noProof w:val="0"/>
            <w:sz w:val="24"/>
            <w:szCs w:val="24"/>
            <w:lang w:val="pt-BR"/>
          </w:rPr>
          <w:t>globais do modelo</w:t>
        </w:r>
      </w:ins>
      <w:ins w:author="Lucas Roberto de Azevedo Ferreira" w:date="2026-05-12T18:14:55.45Z" w16du:dateUtc="2026-05-12T18:14:55.45Z" w:id="1195447232">
        <w:r w:rsidRPr="7AAFAA3E" w:rsidR="2136A40A">
          <w:rPr>
            <w:rFonts w:ascii="Arial Nova" w:hAnsi="Arial Nova" w:eastAsia="Arial Nova" w:cs="Arial Nova"/>
            <w:b w:val="0"/>
            <w:bCs w:val="0"/>
            <w:i w:val="0"/>
            <w:iCs w:val="0"/>
            <w:noProof w:val="0"/>
            <w:sz w:val="24"/>
            <w:szCs w:val="24"/>
            <w:lang w:val="pt-BR"/>
          </w:rPr>
          <w:t>,</w:t>
        </w:r>
        <w:r w:rsidRPr="7AAFAA3E" w:rsidR="4209BE05">
          <w:rPr>
            <w:rFonts w:ascii="Arial Nova" w:hAnsi="Arial Nova" w:eastAsia="Arial Nova" w:cs="Arial Nova"/>
            <w:b w:val="0"/>
            <w:bCs w:val="0"/>
            <w:i w:val="0"/>
            <w:iCs w:val="0"/>
            <w:noProof w:val="0"/>
            <w:sz w:val="24"/>
            <w:szCs w:val="24"/>
            <w:lang w:val="pt-BR"/>
          </w:rPr>
          <w:t xml:space="preserve"> optou-se que</w:t>
        </w:r>
      </w:ins>
      <w:del w:author="Lucas Roberto de Azevedo Ferreira" w:date="2026-05-12T18:13:51.679Z" w16du:dateUtc="2026-05-12T18:13:51.679Z" w:id="1017220672">
        <w:r w:rsidRPr="7AAFAA3E" w:rsidDel="6FF681AA">
          <w:rPr>
            <w:rFonts w:ascii="Arial Nova" w:hAnsi="Arial Nova" w:eastAsia="Arial Nova" w:cs="Arial Nova"/>
            <w:b w:val="0"/>
            <w:bCs w:val="0"/>
            <w:i w:val="0"/>
            <w:iCs w:val="0"/>
            <w:noProof w:val="0"/>
            <w:sz w:val="24"/>
            <w:szCs w:val="24"/>
            <w:lang w:val="pt-BR"/>
          </w:rPr>
          <w:delText xml:space="preserve"> </w:delText>
        </w:r>
      </w:del>
      <w:r w:rsidRPr="7AAFAA3E" w:rsidR="6FF681AA">
        <w:rPr>
          <w:rFonts w:ascii="Arial Nova" w:hAnsi="Arial Nova" w:eastAsia="Arial Nova" w:cs="Arial Nova"/>
          <w:b w:val="0"/>
          <w:bCs w:val="0"/>
          <w:i w:val="0"/>
          <w:iCs w:val="0"/>
          <w:noProof w:val="0"/>
          <w:sz w:val="24"/>
          <w:szCs w:val="24"/>
          <w:lang w:val="pt-BR"/>
        </w:rPr>
        <w:t xml:space="preserve">a busca </w:t>
      </w:r>
      <w:del w:author="Lucas Roberto de Azevedo Ferreira" w:date="2026-05-12T18:15:55.706Z" w16du:dateUtc="2026-05-12T18:15:55.706Z" w:id="59179779">
        <w:r w:rsidRPr="7AAFAA3E" w:rsidDel="6FF681AA">
          <w:rPr>
            <w:rFonts w:ascii="Arial Nova" w:hAnsi="Arial Nova" w:eastAsia="Arial Nova" w:cs="Arial Nova"/>
            <w:b w:val="0"/>
            <w:bCs w:val="0"/>
            <w:i w:val="0"/>
            <w:iCs w:val="0"/>
            <w:noProof w:val="0"/>
            <w:sz w:val="24"/>
            <w:szCs w:val="24"/>
            <w:lang w:val="pt-BR"/>
          </w:rPr>
          <w:delText>por</w:delText>
        </w:r>
      </w:del>
      <w:ins w:author="Lucas Roberto de Azevedo Ferreira" w:date="2026-05-12T18:15:59.485Z" w16du:dateUtc="2026-05-12T18:15:59.485Z" w:id="1030093176">
        <w:r w:rsidRPr="7AAFAA3E" w:rsidR="6F37DCB1">
          <w:rPr>
            <w:rFonts w:ascii="Arial Nova" w:hAnsi="Arial Nova" w:eastAsia="Arial Nova" w:cs="Arial Nova"/>
            <w:b w:val="0"/>
            <w:bCs w:val="0"/>
            <w:i w:val="0"/>
            <w:iCs w:val="0"/>
            <w:noProof w:val="0"/>
            <w:sz w:val="24"/>
            <w:szCs w:val="24"/>
            <w:lang w:val="pt-BR"/>
          </w:rPr>
          <w:t>pelo preenchimento dessas</w:t>
        </w:r>
      </w:ins>
      <w:r w:rsidRPr="7AAFAA3E" w:rsidR="6FF681AA">
        <w:rPr>
          <w:rFonts w:ascii="Arial Nova" w:hAnsi="Arial Nova" w:eastAsia="Arial Nova" w:cs="Arial Nova"/>
          <w:b w:val="0"/>
          <w:bCs w:val="0"/>
          <w:i w:val="0"/>
          <w:iCs w:val="0"/>
          <w:noProof w:val="0"/>
          <w:sz w:val="24"/>
          <w:szCs w:val="24"/>
          <w:lang w:val="pt-BR"/>
        </w:rPr>
        <w:t xml:space="preserve"> variáveis </w:t>
      </w:r>
      <w:del w:author="Lucas Roberto de Azevedo Ferreira" w:date="2026-05-12T18:15:16.876Z" w16du:dateUtc="2026-05-12T18:15:16.876Z" w:id="1939050596">
        <w:r w:rsidRPr="7AAFAA3E" w:rsidDel="6FF681AA">
          <w:rPr>
            <w:rFonts w:ascii="Arial Nova" w:hAnsi="Arial Nova" w:eastAsia="Arial Nova" w:cs="Arial Nova"/>
            <w:b w:val="0"/>
            <w:bCs w:val="0"/>
            <w:i w:val="0"/>
            <w:iCs w:val="0"/>
            <w:noProof w:val="0"/>
            <w:sz w:val="24"/>
            <w:szCs w:val="24"/>
            <w:lang w:val="pt-BR"/>
          </w:rPr>
          <w:delText xml:space="preserve">foi </w:delText>
        </w:r>
      </w:del>
      <w:ins w:author="Lucas Roberto de Azevedo Ferreira" w:date="2026-05-12T18:15:18.193Z" w16du:dateUtc="2026-05-12T18:15:18.193Z" w:id="439188115">
        <w:r w:rsidRPr="7AAFAA3E" w:rsidR="248017DC">
          <w:rPr>
            <w:rFonts w:ascii="Arial Nova" w:hAnsi="Arial Nova" w:eastAsia="Arial Nova" w:cs="Arial Nova"/>
            <w:b w:val="0"/>
            <w:bCs w:val="0"/>
            <w:i w:val="0"/>
            <w:iCs w:val="0"/>
            <w:noProof w:val="0"/>
            <w:sz w:val="24"/>
            <w:szCs w:val="24"/>
            <w:lang w:val="pt-BR"/>
          </w:rPr>
          <w:t xml:space="preserve">fosse </w:t>
        </w:r>
      </w:ins>
      <w:r w:rsidRPr="7AAFAA3E" w:rsidR="6FF681AA">
        <w:rPr>
          <w:rFonts w:ascii="Arial Nova" w:hAnsi="Arial Nova" w:eastAsia="Arial Nova" w:cs="Arial Nova"/>
          <w:b w:val="0"/>
          <w:bCs w:val="0"/>
          <w:i w:val="0"/>
          <w:iCs w:val="0"/>
          <w:noProof w:val="0"/>
          <w:sz w:val="24"/>
          <w:szCs w:val="24"/>
          <w:lang w:val="pt-BR"/>
        </w:rPr>
        <w:t xml:space="preserve">realizada com apoio de ferramentas de </w:t>
      </w:r>
      <w:r w:rsidRPr="7AAFAA3E" w:rsidR="6FF681AA">
        <w:rPr>
          <w:rFonts w:ascii="Arial Nova" w:hAnsi="Arial Nova" w:eastAsia="Arial Nova" w:cs="Arial Nova"/>
          <w:b w:val="0"/>
          <w:bCs w:val="0"/>
          <w:i w:val="0"/>
          <w:iCs w:val="0"/>
          <w:noProof w:val="0"/>
          <w:sz w:val="24"/>
          <w:szCs w:val="24"/>
          <w:lang w:val="pt-BR"/>
        </w:rPr>
        <w:t>Inteligência Artificial (IA)</w:t>
      </w:r>
      <w:r w:rsidRPr="7AAFAA3E" w:rsidR="6FF681AA">
        <w:rPr>
          <w:rFonts w:ascii="Arial Nova" w:hAnsi="Arial Nova" w:eastAsia="Arial Nova" w:cs="Arial Nova"/>
          <w:b w:val="0"/>
          <w:bCs w:val="0"/>
          <w:i w:val="0"/>
          <w:iCs w:val="0"/>
          <w:noProof w:val="0"/>
          <w:sz w:val="24"/>
          <w:szCs w:val="24"/>
          <w:lang w:val="pt-BR"/>
        </w:rPr>
        <w:t>,</w:t>
      </w:r>
      <w:r w:rsidRPr="7AAFAA3E" w:rsidR="6FF681AA">
        <w:rPr>
          <w:rFonts w:ascii="Arial Nova" w:hAnsi="Arial Nova" w:eastAsia="Arial Nova" w:cs="Arial Nova"/>
          <w:b w:val="0"/>
          <w:bCs w:val="0"/>
          <w:i w:val="0"/>
          <w:iCs w:val="0"/>
          <w:noProof w:val="0"/>
          <w:sz w:val="24"/>
          <w:szCs w:val="24"/>
          <w:lang w:val="pt-BR"/>
        </w:rPr>
        <w:t xml:space="preserve"> garantindo maior abrangência, agilidade e automação. Utilizou-se um </w:t>
      </w:r>
      <w:r w:rsidRPr="7AAFAA3E" w:rsidR="6FF681AA">
        <w:rPr>
          <w:rFonts w:ascii="Arial Nova" w:hAnsi="Arial Nova" w:eastAsia="Arial Nova" w:cs="Arial Nova"/>
          <w:b w:val="1"/>
          <w:bCs w:val="1"/>
          <w:i w:val="0"/>
          <w:iCs w:val="0"/>
          <w:noProof w:val="0"/>
          <w:sz w:val="24"/>
          <w:szCs w:val="24"/>
          <w:lang w:val="pt-BR"/>
        </w:rPr>
        <w:t xml:space="preserve">LLM (Large </w:t>
      </w:r>
      <w:r w:rsidRPr="7AAFAA3E" w:rsidR="6FF681AA">
        <w:rPr>
          <w:rFonts w:ascii="Arial Nova" w:hAnsi="Arial Nova" w:eastAsia="Arial Nova" w:cs="Arial Nova"/>
          <w:b w:val="1"/>
          <w:bCs w:val="1"/>
          <w:i w:val="0"/>
          <w:iCs w:val="0"/>
          <w:noProof w:val="0"/>
          <w:sz w:val="24"/>
          <w:szCs w:val="24"/>
          <w:lang w:val="pt-BR"/>
        </w:rPr>
        <w:t>Language</w:t>
      </w:r>
      <w:r w:rsidRPr="7AAFAA3E" w:rsidR="6FF681AA">
        <w:rPr>
          <w:rFonts w:ascii="Arial Nova" w:hAnsi="Arial Nova" w:eastAsia="Arial Nova" w:cs="Arial Nova"/>
          <w:b w:val="1"/>
          <w:bCs w:val="1"/>
          <w:i w:val="0"/>
          <w:iCs w:val="0"/>
          <w:noProof w:val="0"/>
          <w:sz w:val="24"/>
          <w:szCs w:val="24"/>
          <w:lang w:val="pt-BR"/>
        </w:rPr>
        <w:t xml:space="preserve"> Model) multiagente</w:t>
      </w:r>
      <w:r w:rsidRPr="7AAFAA3E" w:rsidR="6FF681AA">
        <w:rPr>
          <w:rFonts w:ascii="Arial Nova" w:hAnsi="Arial Nova" w:eastAsia="Arial Nova" w:cs="Arial Nova"/>
          <w:b w:val="0"/>
          <w:bCs w:val="0"/>
          <w:i w:val="0"/>
          <w:iCs w:val="0"/>
          <w:noProof w:val="0"/>
          <w:sz w:val="24"/>
          <w:szCs w:val="24"/>
          <w:lang w:val="pt-BR"/>
        </w:rPr>
        <w:t xml:space="preserve"> para conduzir uma </w:t>
      </w:r>
      <w:r w:rsidRPr="7AAFAA3E" w:rsidR="6FF681AA">
        <w:rPr>
          <w:rFonts w:ascii="Arial Nova" w:hAnsi="Arial Nova" w:eastAsia="Arial Nova" w:cs="Arial Nova"/>
          <w:b w:val="1"/>
          <w:bCs w:val="1"/>
          <w:i w:val="0"/>
          <w:iCs w:val="0"/>
          <w:noProof w:val="0"/>
          <w:sz w:val="24"/>
          <w:szCs w:val="24"/>
          <w:lang w:val="pt-BR"/>
        </w:rPr>
        <w:t>deep</w:t>
      </w:r>
      <w:r w:rsidRPr="7AAFAA3E" w:rsidR="6FF681AA">
        <w:rPr>
          <w:rFonts w:ascii="Arial Nova" w:hAnsi="Arial Nova" w:eastAsia="Arial Nova" w:cs="Arial Nova"/>
          <w:b w:val="1"/>
          <w:bCs w:val="1"/>
          <w:i w:val="0"/>
          <w:iCs w:val="0"/>
          <w:noProof w:val="0"/>
          <w:sz w:val="24"/>
          <w:szCs w:val="24"/>
          <w:lang w:val="pt-BR"/>
        </w:rPr>
        <w:t xml:space="preserve"> </w:t>
      </w:r>
      <w:r w:rsidRPr="7AAFAA3E" w:rsidR="6FF681AA">
        <w:rPr>
          <w:rFonts w:ascii="Arial Nova" w:hAnsi="Arial Nova" w:eastAsia="Arial Nova" w:cs="Arial Nova"/>
          <w:b w:val="1"/>
          <w:bCs w:val="1"/>
          <w:i w:val="0"/>
          <w:iCs w:val="0"/>
          <w:noProof w:val="0"/>
          <w:sz w:val="24"/>
          <w:szCs w:val="24"/>
          <w:lang w:val="pt-BR"/>
        </w:rPr>
        <w:t>research</w:t>
      </w:r>
      <w:r w:rsidRPr="7AAFAA3E" w:rsidR="6FF681AA">
        <w:rPr>
          <w:rFonts w:ascii="Arial Nova" w:hAnsi="Arial Nova" w:eastAsia="Arial Nova" w:cs="Arial Nova"/>
          <w:b w:val="0"/>
          <w:bCs w:val="0"/>
          <w:i w:val="0"/>
          <w:iCs w:val="0"/>
          <w:noProof w:val="0"/>
          <w:sz w:val="24"/>
          <w:szCs w:val="24"/>
          <w:lang w:val="pt-BR"/>
        </w:rPr>
        <w:t xml:space="preserve"> na internet.</w:t>
      </w:r>
    </w:p>
    <w:p w:rsidR="092EA151" w:rsidP="24592246" w:rsidRDefault="092EA151" w14:paraId="39A591AD" w14:textId="29C9176C">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262A5DFC">
        <w:rPr>
          <w:rFonts w:ascii="Arial Nova" w:hAnsi="Arial Nova" w:eastAsia="Arial Nova" w:cs="Arial Nova"/>
          <w:b w:val="0"/>
          <w:bCs w:val="0"/>
          <w:i w:val="0"/>
          <w:iCs w:val="0"/>
          <w:noProof w:val="0"/>
          <w:sz w:val="24"/>
          <w:szCs w:val="24"/>
          <w:lang w:val="pt-BR"/>
        </w:rPr>
        <w:t xml:space="preserve">Um </w:t>
      </w:r>
      <w:r w:rsidRPr="24592246" w:rsidR="262A5DFC">
        <w:rPr>
          <w:rFonts w:ascii="Arial Nova" w:hAnsi="Arial Nova" w:eastAsia="Arial Nova" w:cs="Arial Nova"/>
          <w:b w:val="0"/>
          <w:bCs w:val="0"/>
          <w:i w:val="0"/>
          <w:iCs w:val="0"/>
          <w:noProof w:val="0"/>
          <w:sz w:val="24"/>
          <w:szCs w:val="24"/>
          <w:lang w:val="pt-BR"/>
        </w:rPr>
        <w:t>LLM</w:t>
      </w:r>
      <w:r w:rsidRPr="24592246" w:rsidR="262A5DFC">
        <w:rPr>
          <w:rFonts w:ascii="Arial Nova" w:hAnsi="Arial Nova" w:eastAsia="Arial Nova" w:cs="Arial Nova"/>
          <w:b w:val="0"/>
          <w:bCs w:val="0"/>
          <w:i w:val="0"/>
          <w:iCs w:val="0"/>
          <w:noProof w:val="0"/>
          <w:sz w:val="24"/>
          <w:szCs w:val="24"/>
          <w:lang w:val="pt-BR"/>
        </w:rPr>
        <w:t xml:space="preserve"> </w:t>
      </w:r>
      <w:r w:rsidRPr="24592246" w:rsidR="262A5DFC">
        <w:rPr>
          <w:rFonts w:ascii="Arial Nova" w:hAnsi="Arial Nova" w:eastAsia="Arial Nova" w:cs="Arial Nova"/>
          <w:b w:val="0"/>
          <w:bCs w:val="0"/>
          <w:i w:val="0"/>
          <w:iCs w:val="0"/>
          <w:noProof w:val="0"/>
          <w:sz w:val="24"/>
          <w:szCs w:val="24"/>
          <w:lang w:val="pt-BR"/>
        </w:rPr>
        <w:t xml:space="preserve">é um modelo de linguagem de larga escala, treinado com grandes volumes de dados textuais, capaz de compreender padrões linguísticos e gerar respostas contextualizadas. A </w:t>
      </w:r>
      <w:r w:rsidRPr="24592246" w:rsidR="262A5DFC">
        <w:rPr>
          <w:rFonts w:ascii="Arial Nova" w:hAnsi="Arial Nova" w:eastAsia="Arial Nova" w:cs="Arial Nova"/>
          <w:b w:val="0"/>
          <w:bCs w:val="0"/>
          <w:i w:val="1"/>
          <w:iCs w:val="1"/>
          <w:noProof w:val="0"/>
          <w:sz w:val="24"/>
          <w:szCs w:val="24"/>
          <w:lang w:val="pt-BR"/>
        </w:rPr>
        <w:t>deep</w:t>
      </w:r>
      <w:r w:rsidRPr="24592246" w:rsidR="262A5DFC">
        <w:rPr>
          <w:rFonts w:ascii="Arial Nova" w:hAnsi="Arial Nova" w:eastAsia="Arial Nova" w:cs="Arial Nova"/>
          <w:b w:val="0"/>
          <w:bCs w:val="0"/>
          <w:i w:val="1"/>
          <w:iCs w:val="1"/>
          <w:noProof w:val="0"/>
          <w:sz w:val="24"/>
          <w:szCs w:val="24"/>
          <w:lang w:val="pt-BR"/>
        </w:rPr>
        <w:t xml:space="preserve"> </w:t>
      </w:r>
      <w:r w:rsidRPr="24592246" w:rsidR="262A5DFC">
        <w:rPr>
          <w:rFonts w:ascii="Arial Nova" w:hAnsi="Arial Nova" w:eastAsia="Arial Nova" w:cs="Arial Nova"/>
          <w:b w:val="0"/>
          <w:bCs w:val="0"/>
          <w:i w:val="1"/>
          <w:iCs w:val="1"/>
          <w:noProof w:val="0"/>
          <w:sz w:val="24"/>
          <w:szCs w:val="24"/>
          <w:lang w:val="pt-BR"/>
        </w:rPr>
        <w:t>research</w:t>
      </w:r>
      <w:r w:rsidRPr="24592246" w:rsidR="262A5DFC">
        <w:rPr>
          <w:rFonts w:ascii="Arial Nova" w:hAnsi="Arial Nova" w:eastAsia="Arial Nova" w:cs="Arial Nova"/>
          <w:b w:val="0"/>
          <w:bCs w:val="0"/>
          <w:i w:val="0"/>
          <w:iCs w:val="0"/>
          <w:noProof w:val="0"/>
          <w:sz w:val="24"/>
          <w:szCs w:val="24"/>
          <w:lang w:val="pt-BR"/>
        </w:rPr>
        <w:t xml:space="preserve"> consiste em uma abordagem avançada, na qual a IA executa tarefas complexas, como busca em múltiplas fontes, comparação de versões, verificação de consistência, organização de evidências e síntese estruturada com referências.</w:t>
      </w:r>
    </w:p>
    <w:p w:rsidR="092EA151" w:rsidP="24592246" w:rsidRDefault="092EA151" w14:paraId="2D4CECDE" w14:textId="1EE145FA">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262A5DFC">
        <w:rPr>
          <w:rFonts w:ascii="Arial Nova" w:hAnsi="Arial Nova" w:eastAsia="Arial Nova" w:cs="Arial Nova"/>
          <w:b w:val="0"/>
          <w:bCs w:val="0"/>
          <w:i w:val="0"/>
          <w:iCs w:val="0"/>
          <w:noProof w:val="0"/>
          <w:sz w:val="24"/>
          <w:szCs w:val="24"/>
          <w:lang w:val="pt-BR"/>
        </w:rPr>
        <w:t xml:space="preserve">O conceito de </w:t>
      </w:r>
      <w:r w:rsidRPr="24592246" w:rsidR="262A5DFC">
        <w:rPr>
          <w:rFonts w:ascii="Arial Nova" w:hAnsi="Arial Nova" w:eastAsia="Arial Nova" w:cs="Arial Nova"/>
          <w:b w:val="0"/>
          <w:bCs w:val="0"/>
          <w:i w:val="0"/>
          <w:iCs w:val="0"/>
          <w:noProof w:val="0"/>
          <w:sz w:val="24"/>
          <w:szCs w:val="24"/>
          <w:lang w:val="pt-BR"/>
        </w:rPr>
        <w:t>LLM multiagente</w:t>
      </w:r>
      <w:r w:rsidRPr="24592246" w:rsidR="262A5DFC">
        <w:rPr>
          <w:rFonts w:ascii="Arial Nova" w:hAnsi="Arial Nova" w:eastAsia="Arial Nova" w:cs="Arial Nova"/>
          <w:b w:val="0"/>
          <w:bCs w:val="0"/>
          <w:i w:val="0"/>
          <w:iCs w:val="0"/>
          <w:noProof w:val="0"/>
          <w:sz w:val="24"/>
          <w:szCs w:val="24"/>
          <w:lang w:val="pt-BR"/>
        </w:rPr>
        <w:t xml:space="preserve"> refere-se à utilização de múltiplos agentes especializados, cada um com funções específicas (pesquisador, analista, crítico, redator), trabalhando de forma colaborativa para resolver problemas com maior robustez. Essa arquitetura proporciona vantagens como:</w:t>
      </w:r>
    </w:p>
    <w:p w:rsidR="092EA151" w:rsidP="4D07E197" w:rsidRDefault="092EA151" w14:paraId="2B8F368F" w14:textId="16BB0296">
      <w:pPr>
        <w:pStyle w:val="ListParagraph"/>
        <w:numPr>
          <w:ilvl w:val="0"/>
          <w:numId w:val="29"/>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Redução de erros e alucinações, por meio da revisão cruzada entre agentes;</w:t>
      </w:r>
    </w:p>
    <w:p w:rsidR="092EA151" w:rsidP="4D07E197" w:rsidRDefault="092EA151" w14:paraId="21BA5875" w14:textId="7114A6DE">
      <w:pPr>
        <w:pStyle w:val="ListParagraph"/>
        <w:numPr>
          <w:ilvl w:val="0"/>
          <w:numId w:val="29"/>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Maior confiabilidade e consistência das informações;</w:t>
      </w:r>
    </w:p>
    <w:p w:rsidR="092EA151" w:rsidP="4D07E197" w:rsidRDefault="092EA151" w14:paraId="07A1BF0B" w14:textId="5132244E">
      <w:pPr>
        <w:pStyle w:val="ListParagraph"/>
        <w:numPr>
          <w:ilvl w:val="0"/>
          <w:numId w:val="29"/>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092EA151">
        <w:rPr>
          <w:rFonts w:ascii="Arial Nova" w:hAnsi="Arial Nova" w:eastAsia="Arial Nova" w:cs="Arial Nova"/>
          <w:b w:val="0"/>
          <w:bCs w:val="0"/>
          <w:i w:val="0"/>
          <w:iCs w:val="0"/>
          <w:noProof w:val="0"/>
          <w:sz w:val="24"/>
          <w:szCs w:val="24"/>
          <w:lang w:val="pt-BR"/>
        </w:rPr>
        <w:t>Melhor gerenciamento de projetos complexos, com divisão de tarefas especializadas.</w:t>
      </w:r>
    </w:p>
    <w:p w:rsidR="092EA151" w:rsidP="7AAFAA3E" w:rsidRDefault="092EA151" w14:paraId="157032DD" w14:textId="07C17EF5">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7AAFAA3E" w:rsidR="789EC270">
        <w:rPr>
          <w:rFonts w:ascii="Arial Nova" w:hAnsi="Arial Nova" w:eastAsia="Arial Nova" w:cs="Arial Nova"/>
          <w:b w:val="0"/>
          <w:bCs w:val="0"/>
          <w:i w:val="0"/>
          <w:iCs w:val="0"/>
          <w:noProof w:val="0"/>
          <w:sz w:val="24"/>
          <w:szCs w:val="24"/>
          <w:lang w:val="pt-BR"/>
        </w:rPr>
        <w:t>Essa estratégia permitiu a obtenção de dados mais precisos e confiáveis, fortalecendo a base metodológica do estudo</w:t>
      </w:r>
      <w:ins w:author="Lucas Roberto de Azevedo Ferreira" w:date="2026-05-12T18:16:46.54Z" w16du:dateUtc="2026-05-12T18:16:46.54Z" w:id="178808163">
        <w:r w:rsidRPr="7AAFAA3E" w:rsidR="62DD918A">
          <w:rPr>
            <w:rFonts w:ascii="Arial Nova" w:hAnsi="Arial Nova" w:eastAsia="Arial Nova" w:cs="Arial Nova"/>
            <w:b w:val="0"/>
            <w:bCs w:val="0"/>
            <w:i w:val="0"/>
            <w:iCs w:val="0"/>
            <w:noProof w:val="0"/>
            <w:sz w:val="24"/>
            <w:szCs w:val="24"/>
            <w:lang w:val="pt-BR"/>
          </w:rPr>
          <w:t>, o que não afasta a possibilidade de que tais resultados sejam objeto de</w:t>
        </w:r>
      </w:ins>
      <w:ins w:author="Lucas Roberto de Azevedo Ferreira" w:date="2026-05-12T18:18:58.698Z" w16du:dateUtc="2026-05-12T18:18:58.698Z" w:id="15921536">
        <w:r w:rsidRPr="7AAFAA3E" w:rsidR="5C903D9E">
          <w:rPr>
            <w:rFonts w:ascii="Arial Nova" w:hAnsi="Arial Nova" w:eastAsia="Arial Nova" w:cs="Arial Nova"/>
            <w:b w:val="0"/>
            <w:bCs w:val="0"/>
            <w:i w:val="0"/>
            <w:iCs w:val="0"/>
            <w:noProof w:val="0"/>
            <w:sz w:val="24"/>
            <w:szCs w:val="24"/>
            <w:lang w:val="pt-BR"/>
          </w:rPr>
          <w:t xml:space="preserve"> nova</w:t>
        </w:r>
      </w:ins>
      <w:ins w:author="Lucas Roberto de Azevedo Ferreira" w:date="2026-05-12T18:16:46.54Z" w16du:dateUtc="2026-05-12T18:16:46.54Z" w:id="636406467">
        <w:r w:rsidRPr="7AAFAA3E" w:rsidR="62DD918A">
          <w:rPr>
            <w:rFonts w:ascii="Arial Nova" w:hAnsi="Arial Nova" w:eastAsia="Arial Nova" w:cs="Arial Nova"/>
            <w:b w:val="0"/>
            <w:bCs w:val="0"/>
            <w:i w:val="0"/>
            <w:iCs w:val="0"/>
            <w:noProof w:val="0"/>
            <w:sz w:val="24"/>
            <w:szCs w:val="24"/>
            <w:lang w:val="pt-BR"/>
          </w:rPr>
          <w:t xml:space="preserve"> revisão e novo estudo aprofundado</w:t>
        </w:r>
      </w:ins>
      <w:ins w:author="Lucas Roberto de Azevedo Ferreira" w:date="2026-05-12T18:17:20.743Z" w16du:dateUtc="2026-05-12T18:17:20.743Z" w:id="917888802">
        <w:r w:rsidRPr="7AAFAA3E" w:rsidR="62DD918A">
          <w:rPr>
            <w:rFonts w:ascii="Arial Nova" w:hAnsi="Arial Nova" w:eastAsia="Arial Nova" w:cs="Arial Nova"/>
            <w:b w:val="0"/>
            <w:bCs w:val="0"/>
            <w:i w:val="0"/>
            <w:iCs w:val="0"/>
            <w:noProof w:val="0"/>
            <w:sz w:val="24"/>
            <w:szCs w:val="24"/>
            <w:lang w:val="pt-BR"/>
          </w:rPr>
          <w:t xml:space="preserve"> (com ou se</w:t>
        </w:r>
        <w:r w:rsidRPr="7AAFAA3E" w:rsidR="105546B4">
          <w:rPr>
            <w:rFonts w:ascii="Arial Nova" w:hAnsi="Arial Nova" w:eastAsia="Arial Nova" w:cs="Arial Nova"/>
            <w:b w:val="0"/>
            <w:bCs w:val="0"/>
            <w:i w:val="0"/>
            <w:iCs w:val="0"/>
            <w:noProof w:val="0"/>
            <w:sz w:val="24"/>
            <w:szCs w:val="24"/>
            <w:lang w:val="pt-BR"/>
          </w:rPr>
          <w:t>m o uso de Inteligência Artificial)</w:t>
        </w:r>
      </w:ins>
      <w:ins w:author="Lucas Roberto de Azevedo Ferreira" w:date="2026-05-12T18:19:11.336Z" w16du:dateUtc="2026-05-12T18:19:11.336Z" w:id="418790652">
        <w:r w:rsidRPr="7AAFAA3E" w:rsidR="40D225F7">
          <w:rPr>
            <w:rFonts w:ascii="Arial Nova" w:hAnsi="Arial Nova" w:eastAsia="Arial Nova" w:cs="Arial Nova"/>
            <w:b w:val="0"/>
            <w:bCs w:val="0"/>
            <w:i w:val="0"/>
            <w:iCs w:val="0"/>
            <w:noProof w:val="0"/>
            <w:sz w:val="24"/>
            <w:szCs w:val="24"/>
            <w:lang w:val="pt-BR"/>
          </w:rPr>
          <w:t xml:space="preserve">, </w:t>
        </w:r>
      </w:ins>
      <w:ins w:author="Lucas Roberto de Azevedo Ferreira" w:date="2026-05-12T18:16:46.54Z" w16du:dateUtc="2026-05-12T18:16:46.54Z" w:id="1037594536">
        <w:r w:rsidRPr="7AAFAA3E" w:rsidR="62DD918A">
          <w:rPr>
            <w:rFonts w:ascii="Arial Nova" w:hAnsi="Arial Nova" w:eastAsia="Arial Nova" w:cs="Arial Nova"/>
            <w:b w:val="0"/>
            <w:bCs w:val="0"/>
            <w:i w:val="0"/>
            <w:iCs w:val="0"/>
            <w:noProof w:val="0"/>
            <w:sz w:val="24"/>
            <w:szCs w:val="24"/>
            <w:lang w:val="pt-BR"/>
          </w:rPr>
          <w:t>visando atualização ou novas proposições.</w:t>
        </w:r>
      </w:ins>
      <w:del w:author="Lucas Roberto de Azevedo Ferreira" w:date="2026-05-12T18:19:15.29Z" w16du:dateUtc="2026-05-12T18:19:15.29Z" w:id="1446694051">
        <w:r w:rsidRPr="7AAFAA3E" w:rsidDel="789EC270">
          <w:rPr>
            <w:rFonts w:ascii="Arial Nova" w:hAnsi="Arial Nova" w:eastAsia="Arial Nova" w:cs="Arial Nova"/>
            <w:b w:val="0"/>
            <w:bCs w:val="0"/>
            <w:i w:val="0"/>
            <w:iCs w:val="0"/>
            <w:noProof w:val="0"/>
            <w:sz w:val="24"/>
            <w:szCs w:val="24"/>
            <w:lang w:val="pt-BR"/>
          </w:rPr>
          <w:delText>.</w:delText>
        </w:r>
      </w:del>
    </w:p>
    <w:p w:rsidR="3A52260D" w:rsidP="24592246" w:rsidRDefault="3A52260D" w14:paraId="4D746129" w14:textId="69EB8775">
      <w:pPr>
        <w:pStyle w:val="Normal"/>
        <w:spacing w:before="240" w:after="240"/>
        <w:ind w:firstLine="708"/>
        <w:jc w:val="both"/>
        <w:rPr>
          <w:rFonts w:ascii="Arial Nova" w:hAnsi="Arial Nova" w:eastAsia="Arial Nova" w:cs="Arial Nova"/>
        </w:rPr>
      </w:pPr>
    </w:p>
    <w:p w:rsidR="0DBE6F20" w:rsidP="1CDFFF02" w:rsidRDefault="0DBE6F20" w14:paraId="4C030922" w14:textId="0E0061F6">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36"/>
          <w:szCs w:val="36"/>
          <w:lang w:val="pt-BR"/>
        </w:rPr>
      </w:pPr>
      <w:r w:rsidRPr="1CDFFF02" w:rsidR="0DBE6F20">
        <w:rPr>
          <w:rFonts w:ascii="Arial Nova" w:hAnsi="Arial Nova" w:eastAsia="Arial Nova" w:cs="Arial Nova"/>
          <w:b w:val="1"/>
          <w:bCs w:val="1"/>
          <w:i w:val="0"/>
          <w:iCs w:val="0"/>
          <w:noProof w:val="0"/>
          <w:sz w:val="36"/>
          <w:szCs w:val="36"/>
          <w:lang w:val="pt-BR"/>
        </w:rPr>
        <w:t>Transparência dos Resultados</w:t>
      </w:r>
    </w:p>
    <w:p w:rsidR="0DBE6F20" w:rsidP="4D07E197" w:rsidRDefault="0DBE6F20" w14:paraId="58D03845" w14:textId="094AB436">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0DBE6F20">
        <w:rPr>
          <w:rFonts w:ascii="Arial Nova" w:hAnsi="Arial Nova" w:eastAsia="Arial Nova" w:cs="Arial Nova"/>
          <w:b w:val="0"/>
          <w:bCs w:val="0"/>
          <w:i w:val="0"/>
          <w:iCs w:val="0"/>
          <w:noProof w:val="0"/>
          <w:sz w:val="24"/>
          <w:szCs w:val="24"/>
          <w:lang w:val="pt-BR"/>
        </w:rPr>
        <w:t>Com a aplicação do modelo aos serviços catalogados, o governo passa a dispor de estimativas sobre as economias geradas pela digitalização. Contudo, é fundamental que esses resultados sejam disponibilizados de forma clara e acessível, tanto para gestores públicos quanto para a sociedade, possibilitando análises consistentes e tomadas de decisão assertivas.</w:t>
      </w:r>
    </w:p>
    <w:p w:rsidR="0DBE6F20" w:rsidP="24592246" w:rsidRDefault="0DBE6F20" w14:paraId="49CFCD92" w14:textId="58998563">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7B1C4DC9">
        <w:rPr>
          <w:rFonts w:ascii="Arial Nova" w:hAnsi="Arial Nova" w:eastAsia="Arial Nova" w:cs="Arial Nova"/>
          <w:b w:val="0"/>
          <w:bCs w:val="0"/>
          <w:i w:val="0"/>
          <w:iCs w:val="0"/>
          <w:noProof w:val="0"/>
          <w:sz w:val="24"/>
          <w:szCs w:val="24"/>
          <w:lang w:val="pt-BR"/>
        </w:rPr>
        <w:t xml:space="preserve">Para atender a esse objetivo, foi desenvolvido um </w:t>
      </w:r>
      <w:r w:rsidRPr="24592246" w:rsidR="7B1C4DC9">
        <w:rPr>
          <w:rFonts w:ascii="Arial Nova" w:hAnsi="Arial Nova" w:eastAsia="Arial Nova" w:cs="Arial Nova"/>
          <w:b w:val="1"/>
          <w:bCs w:val="1"/>
          <w:i w:val="0"/>
          <w:iCs w:val="0"/>
          <w:noProof w:val="0"/>
          <w:sz w:val="24"/>
          <w:szCs w:val="24"/>
          <w:lang w:val="pt-BR"/>
        </w:rPr>
        <w:t>painel interativo</w:t>
      </w:r>
      <w:r w:rsidRPr="24592246" w:rsidR="7B1C4DC9">
        <w:rPr>
          <w:rFonts w:ascii="Arial Nova" w:hAnsi="Arial Nova" w:eastAsia="Arial Nova" w:cs="Arial Nova"/>
          <w:b w:val="0"/>
          <w:bCs w:val="0"/>
          <w:i w:val="0"/>
          <w:iCs w:val="0"/>
          <w:noProof w:val="0"/>
          <w:sz w:val="24"/>
          <w:szCs w:val="24"/>
          <w:lang w:val="pt-BR"/>
        </w:rPr>
        <w:t xml:space="preserve"> utilizando a ferramenta </w:t>
      </w:r>
      <w:r w:rsidRPr="24592246" w:rsidR="7B1C4DC9">
        <w:rPr>
          <w:rFonts w:ascii="Arial Nova" w:hAnsi="Arial Nova" w:eastAsia="Arial Nova" w:cs="Arial Nova"/>
          <w:b w:val="0"/>
          <w:bCs w:val="0"/>
          <w:i w:val="0"/>
          <w:iCs w:val="0"/>
          <w:noProof w:val="0"/>
          <w:sz w:val="24"/>
          <w:szCs w:val="24"/>
          <w:lang w:val="pt-BR"/>
        </w:rPr>
        <w:t>Power BI</w:t>
      </w:r>
      <w:r w:rsidRPr="24592246" w:rsidR="7B1C4DC9">
        <w:rPr>
          <w:rFonts w:ascii="Arial Nova" w:hAnsi="Arial Nova" w:eastAsia="Arial Nova" w:cs="Arial Nova"/>
          <w:b w:val="0"/>
          <w:bCs w:val="0"/>
          <w:i w:val="0"/>
          <w:iCs w:val="0"/>
          <w:noProof w:val="0"/>
          <w:sz w:val="24"/>
          <w:szCs w:val="24"/>
          <w:lang w:val="pt-BR"/>
        </w:rPr>
        <w:t>,</w:t>
      </w:r>
      <w:r w:rsidRPr="24592246" w:rsidR="7B1C4DC9">
        <w:rPr>
          <w:rFonts w:ascii="Arial Nova" w:hAnsi="Arial Nova" w:eastAsia="Arial Nova" w:cs="Arial Nova"/>
          <w:b w:val="0"/>
          <w:bCs w:val="0"/>
          <w:i w:val="0"/>
          <w:iCs w:val="0"/>
          <w:noProof w:val="0"/>
          <w:sz w:val="24"/>
          <w:szCs w:val="24"/>
          <w:lang w:val="pt-BR"/>
        </w:rPr>
        <w:t xml:space="preserve"> que permite a navegação pelos dados e a extração de informações relevantes. O painel organiza as informações em duas perspectivas principais: </w:t>
      </w:r>
      <w:r w:rsidRPr="24592246" w:rsidR="7B1C4DC9">
        <w:rPr>
          <w:rFonts w:ascii="Arial Nova" w:hAnsi="Arial Nova" w:eastAsia="Arial Nova" w:cs="Arial Nova"/>
          <w:b w:val="1"/>
          <w:bCs w:val="1"/>
          <w:i w:val="0"/>
          <w:iCs w:val="0"/>
          <w:noProof w:val="0"/>
          <w:sz w:val="24"/>
          <w:szCs w:val="24"/>
          <w:lang w:val="pt-BR"/>
        </w:rPr>
        <w:t>sociedade</w:t>
      </w:r>
      <w:r w:rsidRPr="24592246" w:rsidR="7B1C4DC9">
        <w:rPr>
          <w:rFonts w:ascii="Arial Nova" w:hAnsi="Arial Nova" w:eastAsia="Arial Nova" w:cs="Arial Nova"/>
          <w:b w:val="0"/>
          <w:bCs w:val="0"/>
          <w:i w:val="0"/>
          <w:iCs w:val="0"/>
          <w:noProof w:val="0"/>
          <w:sz w:val="24"/>
          <w:szCs w:val="24"/>
          <w:lang w:val="pt-BR"/>
        </w:rPr>
        <w:t xml:space="preserve"> e </w:t>
      </w:r>
      <w:r w:rsidRPr="24592246" w:rsidR="7B1C4DC9">
        <w:rPr>
          <w:rFonts w:ascii="Arial Nova" w:hAnsi="Arial Nova" w:eastAsia="Arial Nova" w:cs="Arial Nova"/>
          <w:b w:val="1"/>
          <w:bCs w:val="1"/>
          <w:i w:val="0"/>
          <w:iCs w:val="0"/>
          <w:noProof w:val="0"/>
          <w:sz w:val="24"/>
          <w:szCs w:val="24"/>
          <w:lang w:val="pt-BR"/>
        </w:rPr>
        <w:t>governo</w:t>
      </w:r>
      <w:r w:rsidRPr="24592246" w:rsidR="7B1C4DC9">
        <w:rPr>
          <w:rFonts w:ascii="Arial Nova" w:hAnsi="Arial Nova" w:eastAsia="Arial Nova" w:cs="Arial Nova"/>
          <w:b w:val="0"/>
          <w:bCs w:val="0"/>
          <w:i w:val="0"/>
          <w:iCs w:val="0"/>
          <w:noProof w:val="0"/>
          <w:sz w:val="24"/>
          <w:szCs w:val="24"/>
          <w:lang w:val="pt-BR"/>
        </w:rPr>
        <w:t xml:space="preserve">, oferecendo filtros por variáveis como ano, órgão e serviço. Além disso, apresenta indicadores gerais sobre a digitalização dos serviços públicos, contemplando dimensões </w:t>
      </w:r>
      <w:r w:rsidRPr="24592246" w:rsidR="7B1C4DC9">
        <w:rPr>
          <w:rFonts w:ascii="Arial Nova" w:hAnsi="Arial Nova" w:eastAsia="Arial Nova" w:cs="Arial Nova"/>
          <w:b w:val="1"/>
          <w:bCs w:val="1"/>
          <w:i w:val="0"/>
          <w:iCs w:val="0"/>
          <w:noProof w:val="0"/>
          <w:sz w:val="24"/>
          <w:szCs w:val="24"/>
          <w:lang w:val="pt-BR"/>
        </w:rPr>
        <w:t>ambientais</w:t>
      </w:r>
      <w:r w:rsidRPr="24592246" w:rsidR="7B1C4DC9">
        <w:rPr>
          <w:rFonts w:ascii="Arial Nova" w:hAnsi="Arial Nova" w:eastAsia="Arial Nova" w:cs="Arial Nova"/>
          <w:b w:val="0"/>
          <w:bCs w:val="0"/>
          <w:i w:val="0"/>
          <w:iCs w:val="0"/>
          <w:noProof w:val="0"/>
          <w:sz w:val="24"/>
          <w:szCs w:val="24"/>
          <w:lang w:val="pt-BR"/>
        </w:rPr>
        <w:t xml:space="preserve">, </w:t>
      </w:r>
      <w:r w:rsidRPr="24592246" w:rsidR="7B1C4DC9">
        <w:rPr>
          <w:rFonts w:ascii="Arial Nova" w:hAnsi="Arial Nova" w:eastAsia="Arial Nova" w:cs="Arial Nova"/>
          <w:b w:val="1"/>
          <w:bCs w:val="1"/>
          <w:i w:val="0"/>
          <w:iCs w:val="0"/>
          <w:noProof w:val="0"/>
          <w:sz w:val="24"/>
          <w:szCs w:val="24"/>
          <w:lang w:val="pt-BR"/>
        </w:rPr>
        <w:t>sociais</w:t>
      </w:r>
      <w:r w:rsidRPr="24592246" w:rsidR="7B1C4DC9">
        <w:rPr>
          <w:rFonts w:ascii="Arial Nova" w:hAnsi="Arial Nova" w:eastAsia="Arial Nova" w:cs="Arial Nova"/>
          <w:b w:val="0"/>
          <w:bCs w:val="0"/>
          <w:i w:val="0"/>
          <w:iCs w:val="0"/>
          <w:noProof w:val="0"/>
          <w:sz w:val="24"/>
          <w:szCs w:val="24"/>
          <w:lang w:val="pt-BR"/>
        </w:rPr>
        <w:t xml:space="preserve"> e </w:t>
      </w:r>
      <w:r w:rsidRPr="24592246" w:rsidR="7B1C4DC9">
        <w:rPr>
          <w:rFonts w:ascii="Arial Nova" w:hAnsi="Arial Nova" w:eastAsia="Arial Nova" w:cs="Arial Nova"/>
          <w:b w:val="1"/>
          <w:bCs w:val="1"/>
          <w:i w:val="0"/>
          <w:iCs w:val="0"/>
          <w:noProof w:val="0"/>
          <w:sz w:val="24"/>
          <w:szCs w:val="24"/>
          <w:lang w:val="pt-BR"/>
        </w:rPr>
        <w:t>econômicas</w:t>
      </w:r>
      <w:r w:rsidRPr="24592246" w:rsidR="7B1C4DC9">
        <w:rPr>
          <w:rFonts w:ascii="Arial Nova" w:hAnsi="Arial Nova" w:eastAsia="Arial Nova" w:cs="Arial Nova"/>
          <w:b w:val="0"/>
          <w:bCs w:val="0"/>
          <w:i w:val="0"/>
          <w:iCs w:val="0"/>
          <w:noProof w:val="0"/>
          <w:sz w:val="24"/>
          <w:szCs w:val="24"/>
          <w:lang w:val="pt-BR"/>
        </w:rPr>
        <w:t>.</w:t>
      </w:r>
    </w:p>
    <w:p w:rsidR="00EF3CFA" w:rsidP="24592246" w:rsidRDefault="00EF3CFA" w14:paraId="3F8B2D91" w14:textId="1B803A71">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7B1C4DC9">
        <w:rPr>
          <w:rFonts w:ascii="Arial Nova" w:hAnsi="Arial Nova" w:eastAsia="Arial Nova" w:cs="Arial Nova"/>
          <w:b w:val="0"/>
          <w:bCs w:val="0"/>
          <w:i w:val="0"/>
          <w:iCs w:val="0"/>
          <w:noProof w:val="0"/>
          <w:sz w:val="24"/>
          <w:szCs w:val="24"/>
          <w:lang w:val="pt-BR"/>
        </w:rPr>
        <w:t xml:space="preserve">Com o tempo, novos indicadores serão incorporados ao painel, ampliando a análise para além dos impactos monetários. A intenção é incluir métricas que reflitam ganhos de </w:t>
      </w:r>
      <w:r w:rsidRPr="24592246" w:rsidR="7B1C4DC9">
        <w:rPr>
          <w:rFonts w:ascii="Arial Nova" w:hAnsi="Arial Nova" w:eastAsia="Arial Nova" w:cs="Arial Nova"/>
          <w:b w:val="0"/>
          <w:bCs w:val="0"/>
          <w:i w:val="0"/>
          <w:iCs w:val="0"/>
          <w:noProof w:val="0"/>
          <w:sz w:val="24"/>
          <w:szCs w:val="24"/>
          <w:lang w:val="pt-BR"/>
        </w:rPr>
        <w:t>bem-estar social</w:t>
      </w:r>
      <w:r w:rsidRPr="24592246" w:rsidR="7B1C4DC9">
        <w:rPr>
          <w:rFonts w:ascii="Arial Nova" w:hAnsi="Arial Nova" w:eastAsia="Arial Nova" w:cs="Arial Nova"/>
          <w:b w:val="0"/>
          <w:bCs w:val="0"/>
          <w:i w:val="0"/>
          <w:iCs w:val="0"/>
          <w:noProof w:val="0"/>
          <w:sz w:val="24"/>
          <w:szCs w:val="24"/>
          <w:lang w:val="pt-BR"/>
        </w:rPr>
        <w:t xml:space="preserve">, </w:t>
      </w:r>
      <w:r w:rsidRPr="24592246" w:rsidR="7B1C4DC9">
        <w:rPr>
          <w:rFonts w:ascii="Arial Nova" w:hAnsi="Arial Nova" w:eastAsia="Arial Nova" w:cs="Arial Nova"/>
          <w:b w:val="0"/>
          <w:bCs w:val="0"/>
          <w:i w:val="0"/>
          <w:iCs w:val="0"/>
          <w:noProof w:val="0"/>
          <w:sz w:val="24"/>
          <w:szCs w:val="24"/>
          <w:lang w:val="pt-BR"/>
        </w:rPr>
        <w:t>eficiência governamental</w:t>
      </w:r>
      <w:r w:rsidRPr="24592246" w:rsidR="7B1C4DC9">
        <w:rPr>
          <w:rFonts w:ascii="Arial Nova" w:hAnsi="Arial Nova" w:eastAsia="Arial Nova" w:cs="Arial Nova"/>
          <w:b w:val="0"/>
          <w:bCs w:val="0"/>
          <w:i w:val="0"/>
          <w:iCs w:val="0"/>
          <w:noProof w:val="0"/>
          <w:sz w:val="24"/>
          <w:szCs w:val="24"/>
          <w:lang w:val="pt-BR"/>
        </w:rPr>
        <w:t xml:space="preserve"> e </w:t>
      </w:r>
      <w:r w:rsidRPr="24592246" w:rsidR="7B1C4DC9">
        <w:rPr>
          <w:rFonts w:ascii="Arial Nova" w:hAnsi="Arial Nova" w:eastAsia="Arial Nova" w:cs="Arial Nova"/>
          <w:b w:val="0"/>
          <w:bCs w:val="0"/>
          <w:i w:val="0"/>
          <w:iCs w:val="0"/>
          <w:noProof w:val="0"/>
          <w:sz w:val="24"/>
          <w:szCs w:val="24"/>
          <w:lang w:val="pt-BR"/>
        </w:rPr>
        <w:t>qualidade ambiental</w:t>
      </w:r>
      <w:r w:rsidRPr="24592246" w:rsidR="7B1C4DC9">
        <w:rPr>
          <w:rFonts w:ascii="Arial Nova" w:hAnsi="Arial Nova" w:eastAsia="Arial Nova" w:cs="Arial Nova"/>
          <w:b w:val="0"/>
          <w:bCs w:val="0"/>
          <w:i w:val="0"/>
          <w:iCs w:val="0"/>
          <w:noProof w:val="0"/>
          <w:sz w:val="24"/>
          <w:szCs w:val="24"/>
          <w:lang w:val="pt-BR"/>
        </w:rPr>
        <w:t>,</w:t>
      </w:r>
      <w:r w:rsidRPr="24592246" w:rsidR="7B1C4DC9">
        <w:rPr>
          <w:rFonts w:ascii="Arial Nova" w:hAnsi="Arial Nova" w:eastAsia="Arial Nova" w:cs="Arial Nova"/>
          <w:b w:val="0"/>
          <w:bCs w:val="0"/>
          <w:i w:val="0"/>
          <w:iCs w:val="0"/>
          <w:noProof w:val="0"/>
          <w:sz w:val="24"/>
          <w:szCs w:val="24"/>
          <w:lang w:val="pt-BR"/>
        </w:rPr>
        <w:t xml:space="preserve"> assegurando uma visão abrangente dos benefícios da transformação digital</w:t>
      </w:r>
      <w:r w:rsidRPr="24592246" w:rsidR="3AD4591B">
        <w:rPr>
          <w:rFonts w:ascii="Arial Nova" w:hAnsi="Arial Nova" w:eastAsia="Arial Nova" w:cs="Arial Nova"/>
          <w:b w:val="0"/>
          <w:bCs w:val="0"/>
          <w:i w:val="0"/>
          <w:iCs w:val="0"/>
          <w:noProof w:val="0"/>
          <w:sz w:val="24"/>
          <w:szCs w:val="24"/>
          <w:lang w:val="pt-BR"/>
        </w:rPr>
        <w:t>.</w:t>
      </w:r>
    </w:p>
    <w:p w:rsidR="597B77DD" w:rsidP="1CDFFF02" w:rsidRDefault="597B77DD" w14:paraId="770F3F07" w14:textId="7939DF81">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36"/>
          <w:szCs w:val="36"/>
          <w:lang w:val="pt-BR"/>
        </w:rPr>
      </w:pPr>
      <w:r w:rsidRPr="1CDFFF02" w:rsidR="597B77DD">
        <w:rPr>
          <w:rFonts w:ascii="Arial Nova" w:hAnsi="Arial Nova" w:eastAsia="Arial Nova" w:cs="Arial Nova"/>
          <w:b w:val="1"/>
          <w:bCs w:val="1"/>
          <w:i w:val="0"/>
          <w:iCs w:val="0"/>
          <w:noProof w:val="0"/>
          <w:sz w:val="36"/>
          <w:szCs w:val="36"/>
          <w:lang w:val="pt-BR"/>
        </w:rPr>
        <w:t>Configuração Técnica</w:t>
      </w:r>
    </w:p>
    <w:p w:rsidR="597B77DD" w:rsidP="4D07E197" w:rsidRDefault="597B77DD" w14:paraId="17E54A63" w14:textId="1A406F10">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Após as considerações metodológicas apresentadas, esta seção detalha a configuração técnica do modelo, incluindo definição das etapas, estrutura de dados, fórmulas e fontes utilizadas.</w:t>
      </w:r>
    </w:p>
    <w:p w:rsidR="4D07E197" w:rsidP="4D07E197" w:rsidRDefault="4D07E197" w14:paraId="5DECE6BC" w14:textId="192CEDBD">
      <w:pPr>
        <w:spacing w:before="0" w:beforeAutospacing="off" w:after="0" w:afterAutospacing="off" w:line="300" w:lineRule="auto"/>
        <w:jc w:val="both"/>
        <w:rPr>
          <w:rFonts w:ascii="Arial Nova" w:hAnsi="Arial Nova" w:eastAsia="Arial Nova" w:cs="Arial Nova"/>
        </w:rPr>
      </w:pPr>
    </w:p>
    <w:p w:rsidR="597B77DD" w:rsidP="4D07E197" w:rsidRDefault="597B77DD" w14:paraId="0706FA2B" w14:textId="2CF49987">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1</w:t>
      </w:r>
      <w:r w:rsidRPr="4D07E197" w:rsidR="698C6B16">
        <w:rPr>
          <w:rFonts w:ascii="Arial Nova" w:hAnsi="Arial Nova" w:eastAsia="Arial Nova" w:cs="Arial Nova"/>
          <w:b w:val="1"/>
          <w:bCs w:val="1"/>
          <w:i w:val="0"/>
          <w:iCs w:val="0"/>
          <w:noProof w:val="0"/>
          <w:sz w:val="24"/>
          <w:szCs w:val="24"/>
          <w:lang w:val="pt-BR"/>
        </w:rPr>
        <w:t>0</w:t>
      </w:r>
      <w:r w:rsidRPr="4D07E197" w:rsidR="597B77DD">
        <w:rPr>
          <w:rFonts w:ascii="Arial Nova" w:hAnsi="Arial Nova" w:eastAsia="Arial Nova" w:cs="Arial Nova"/>
          <w:b w:val="1"/>
          <w:bCs w:val="1"/>
          <w:i w:val="0"/>
          <w:iCs w:val="0"/>
          <w:noProof w:val="0"/>
          <w:sz w:val="24"/>
          <w:szCs w:val="24"/>
          <w:lang w:val="pt-BR"/>
        </w:rPr>
        <w:t>.1 Rol de Etapas do Serviço</w:t>
      </w:r>
    </w:p>
    <w:p w:rsidR="597B77DD" w:rsidP="4D07E197" w:rsidRDefault="597B77DD" w14:paraId="17665BA5" w14:textId="5ECA2D4A">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O modelo adota um conjunto padronizado de etapas aplicáveis a qualquer serviço, composto por:</w:t>
      </w:r>
    </w:p>
    <w:p w:rsidR="597B77DD" w:rsidP="4D07E197" w:rsidRDefault="597B77DD" w14:paraId="625EEECB" w14:textId="55964E2D">
      <w:pPr>
        <w:pStyle w:val="ListParagraph"/>
        <w:numPr>
          <w:ilvl w:val="0"/>
          <w:numId w:val="30"/>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Buscar informações</w:t>
      </w:r>
      <w:r w:rsidRPr="4D07E197" w:rsidR="597B77DD">
        <w:rPr>
          <w:rFonts w:ascii="Arial Nova" w:hAnsi="Arial Nova" w:eastAsia="Arial Nova" w:cs="Arial Nova"/>
          <w:b w:val="0"/>
          <w:bCs w:val="0"/>
          <w:i w:val="0"/>
          <w:iCs w:val="0"/>
          <w:noProof w:val="0"/>
          <w:sz w:val="24"/>
          <w:szCs w:val="24"/>
          <w:lang w:val="pt-BR"/>
        </w:rPr>
        <w:t>;</w:t>
      </w:r>
    </w:p>
    <w:p w:rsidR="597B77DD" w:rsidP="4D07E197" w:rsidRDefault="597B77DD" w14:paraId="541E19C2" w14:textId="7A253BF6">
      <w:pPr>
        <w:pStyle w:val="ListParagraph"/>
        <w:numPr>
          <w:ilvl w:val="0"/>
          <w:numId w:val="30"/>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Coletar documentos</w:t>
      </w:r>
      <w:r w:rsidRPr="4D07E197" w:rsidR="597B77DD">
        <w:rPr>
          <w:rFonts w:ascii="Arial Nova" w:hAnsi="Arial Nova" w:eastAsia="Arial Nova" w:cs="Arial Nova"/>
          <w:b w:val="0"/>
          <w:bCs w:val="0"/>
          <w:i w:val="0"/>
          <w:iCs w:val="0"/>
          <w:noProof w:val="0"/>
          <w:sz w:val="24"/>
          <w:szCs w:val="24"/>
          <w:lang w:val="pt-BR"/>
        </w:rPr>
        <w:t>;</w:t>
      </w:r>
    </w:p>
    <w:p w:rsidR="597B77DD" w:rsidP="4D07E197" w:rsidRDefault="597B77DD" w14:paraId="555F7CA5" w14:textId="0D698050">
      <w:pPr>
        <w:pStyle w:val="ListParagraph"/>
        <w:numPr>
          <w:ilvl w:val="0"/>
          <w:numId w:val="30"/>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Solicitar serviço</w:t>
      </w:r>
      <w:r w:rsidRPr="4D07E197" w:rsidR="597B77DD">
        <w:rPr>
          <w:rFonts w:ascii="Arial Nova" w:hAnsi="Arial Nova" w:eastAsia="Arial Nova" w:cs="Arial Nova"/>
          <w:b w:val="0"/>
          <w:bCs w:val="0"/>
          <w:i w:val="0"/>
          <w:iCs w:val="0"/>
          <w:noProof w:val="0"/>
          <w:sz w:val="24"/>
          <w:szCs w:val="24"/>
          <w:lang w:val="pt-BR"/>
        </w:rPr>
        <w:t>;</w:t>
      </w:r>
    </w:p>
    <w:p w:rsidR="597B77DD" w:rsidP="4D07E197" w:rsidRDefault="597B77DD" w14:paraId="0A24B1A3" w14:textId="3E3E985D">
      <w:pPr>
        <w:pStyle w:val="ListParagraph"/>
        <w:numPr>
          <w:ilvl w:val="0"/>
          <w:numId w:val="30"/>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Receber serviço</w:t>
      </w:r>
      <w:r w:rsidRPr="4D07E197" w:rsidR="597B77DD">
        <w:rPr>
          <w:rFonts w:ascii="Arial Nova" w:hAnsi="Arial Nova" w:eastAsia="Arial Nova" w:cs="Arial Nova"/>
          <w:b w:val="0"/>
          <w:bCs w:val="0"/>
          <w:i w:val="0"/>
          <w:iCs w:val="0"/>
          <w:noProof w:val="0"/>
          <w:sz w:val="24"/>
          <w:szCs w:val="24"/>
          <w:lang w:val="pt-BR"/>
        </w:rPr>
        <w:t>.</w:t>
      </w:r>
    </w:p>
    <w:p w:rsidR="597B77DD" w:rsidP="4D07E197" w:rsidRDefault="597B77DD" w14:paraId="4BBCA26A" w14:textId="6DA3E99B">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Cada serviço poderá conter uma ou mais ocorrências dessas etapas, ou mesmo não contemplar determinada etapa, conforme sua natureza. Essa padronização garante flexibilidade e uniformidade metodológica, permitindo que os tempos de execução variem conforme as especificidades do serviço.</w:t>
      </w:r>
    </w:p>
    <w:p w:rsidR="4D07E197" w:rsidP="4D07E197" w:rsidRDefault="4D07E197" w14:paraId="47CB7E07" w14:textId="4DE582CF">
      <w:pPr>
        <w:spacing w:before="0" w:beforeAutospacing="off" w:after="0" w:afterAutospacing="off" w:line="300" w:lineRule="auto"/>
        <w:jc w:val="both"/>
        <w:rPr>
          <w:rFonts w:ascii="Arial Nova" w:hAnsi="Arial Nova" w:eastAsia="Arial Nova" w:cs="Arial Nova"/>
          <w:sz w:val="24"/>
          <w:szCs w:val="24"/>
        </w:rPr>
      </w:pPr>
    </w:p>
    <w:p w:rsidR="597B77DD" w:rsidP="1CDFFF02" w:rsidRDefault="597B77DD" w14:paraId="118EF97A" w14:textId="4FC60121">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597B77DD">
        <w:rPr>
          <w:rFonts w:ascii="Arial Nova" w:hAnsi="Arial Nova" w:eastAsia="Arial Nova" w:cs="Arial Nova"/>
          <w:b w:val="1"/>
          <w:bCs w:val="1"/>
          <w:i w:val="0"/>
          <w:iCs w:val="0"/>
          <w:noProof w:val="0"/>
          <w:sz w:val="24"/>
          <w:szCs w:val="24"/>
          <w:lang w:val="pt-BR"/>
        </w:rPr>
        <w:t>Descrição das Etapas</w:t>
      </w:r>
    </w:p>
    <w:p w:rsidR="597B77DD" w:rsidP="4D07E197" w:rsidRDefault="597B77DD" w14:paraId="55908F93" w14:textId="05F6EEA3">
      <w:pPr>
        <w:pStyle w:val="ListParagraph"/>
        <w:numPr>
          <w:ilvl w:val="0"/>
          <w:numId w:val="31"/>
        </w:num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Buscar informações</w:t>
      </w:r>
      <w:r w:rsidRPr="4D07E197" w:rsidR="597B77DD">
        <w:rPr>
          <w:rFonts w:ascii="Arial Nova" w:hAnsi="Arial Nova" w:eastAsia="Arial Nova" w:cs="Arial Nova"/>
          <w:b w:val="0"/>
          <w:bCs w:val="0"/>
          <w:i w:val="0"/>
          <w:iCs w:val="0"/>
          <w:noProof w:val="0"/>
          <w:sz w:val="24"/>
          <w:szCs w:val="24"/>
          <w:lang w:val="pt-BR"/>
        </w:rPr>
        <w:t xml:space="preserve">: refere-se à atividade do usuário para obter informações sobre requisitos, documentos, locais de atendimento e formas de prestação do serviço. Considera-se que, no cenário </w:t>
      </w:r>
      <w:r w:rsidRPr="4D07E197" w:rsidR="597B77DD">
        <w:rPr>
          <w:rFonts w:ascii="Arial Nova" w:hAnsi="Arial Nova" w:eastAsia="Arial Nova" w:cs="Arial Nova"/>
          <w:b w:val="0"/>
          <w:bCs w:val="0"/>
          <w:i w:val="0"/>
          <w:iCs w:val="0"/>
          <w:noProof w:val="0"/>
          <w:sz w:val="24"/>
          <w:szCs w:val="24"/>
          <w:lang w:val="pt-BR"/>
        </w:rPr>
        <w:t>pré</w:t>
      </w:r>
      <w:r w:rsidRPr="4D07E197" w:rsidR="597B77DD">
        <w:rPr>
          <w:rFonts w:ascii="Arial Nova" w:hAnsi="Arial Nova" w:eastAsia="Arial Nova" w:cs="Arial Nova"/>
          <w:b w:val="0"/>
          <w:bCs w:val="0"/>
          <w:i w:val="0"/>
          <w:iCs w:val="0"/>
          <w:noProof w:val="0"/>
          <w:sz w:val="24"/>
          <w:szCs w:val="24"/>
          <w:lang w:val="pt-BR"/>
        </w:rPr>
        <w:t>-digitalização, essa etapa demanda deslocamento físico, enquanto no pós-digitalização ocorre de forma online, eliminando a necessidade de atendimento presencial. Essa etapa é contabilizada apenas uma vez por serviço.</w:t>
      </w:r>
    </w:p>
    <w:p w:rsidR="597B77DD" w:rsidP="4D07E197" w:rsidRDefault="597B77DD" w14:paraId="1D1D9A69" w14:textId="6646ADE0">
      <w:pPr>
        <w:pStyle w:val="ListParagraph"/>
        <w:numPr>
          <w:ilvl w:val="0"/>
          <w:numId w:val="31"/>
        </w:num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Coletar documentos</w:t>
      </w:r>
      <w:r w:rsidRPr="4D07E197" w:rsidR="597B77DD">
        <w:rPr>
          <w:rFonts w:ascii="Arial Nova" w:hAnsi="Arial Nova" w:eastAsia="Arial Nova" w:cs="Arial Nova"/>
          <w:b w:val="0"/>
          <w:bCs w:val="0"/>
          <w:i w:val="0"/>
          <w:iCs w:val="0"/>
          <w:noProof w:val="0"/>
          <w:sz w:val="24"/>
          <w:szCs w:val="24"/>
          <w:lang w:val="pt-BR"/>
        </w:rPr>
        <w:t>: consiste na reunião dos documentos necessários para solicitação do serviço. Para fins de estimativa conservadora, assume-se que os usuários já possuem os documentos exigidos, eliminando deslocamentos adicionais. Assim, o tempo refere-se apenas à busca dos documentos em posse do usuário. Para o governo, essa etapa não gera custos após a digitalização.</w:t>
      </w:r>
    </w:p>
    <w:p w:rsidR="597B77DD" w:rsidP="4D07E197" w:rsidRDefault="597B77DD" w14:paraId="1B6B00FC" w14:textId="2074F5F5">
      <w:pPr>
        <w:pStyle w:val="ListParagraph"/>
        <w:numPr>
          <w:ilvl w:val="0"/>
          <w:numId w:val="31"/>
        </w:num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Solicitar serviço</w:t>
      </w:r>
      <w:r w:rsidRPr="4D07E197" w:rsidR="597B77DD">
        <w:rPr>
          <w:rFonts w:ascii="Arial Nova" w:hAnsi="Arial Nova" w:eastAsia="Arial Nova" w:cs="Arial Nova"/>
          <w:b w:val="0"/>
          <w:bCs w:val="0"/>
          <w:i w:val="0"/>
          <w:iCs w:val="0"/>
          <w:noProof w:val="0"/>
          <w:sz w:val="24"/>
          <w:szCs w:val="24"/>
          <w:lang w:val="pt-BR"/>
        </w:rPr>
        <w:t xml:space="preserve">: abrange as atividades realizadas pelo usuário e pelo governo para efetivar a solicitação. O tempo varia conforme a quantidade de documentos exigidos. No cenário </w:t>
      </w:r>
      <w:r w:rsidRPr="4D07E197" w:rsidR="597B77DD">
        <w:rPr>
          <w:rFonts w:ascii="Arial Nova" w:hAnsi="Arial Nova" w:eastAsia="Arial Nova" w:cs="Arial Nova"/>
          <w:b w:val="0"/>
          <w:bCs w:val="0"/>
          <w:i w:val="0"/>
          <w:iCs w:val="0"/>
          <w:noProof w:val="0"/>
          <w:sz w:val="24"/>
          <w:szCs w:val="24"/>
          <w:lang w:val="pt-BR"/>
        </w:rPr>
        <w:t>pré</w:t>
      </w:r>
      <w:r w:rsidRPr="4D07E197" w:rsidR="597B77DD">
        <w:rPr>
          <w:rFonts w:ascii="Arial Nova" w:hAnsi="Arial Nova" w:eastAsia="Arial Nova" w:cs="Arial Nova"/>
          <w:b w:val="0"/>
          <w:bCs w:val="0"/>
          <w:i w:val="0"/>
          <w:iCs w:val="0"/>
          <w:noProof w:val="0"/>
          <w:sz w:val="24"/>
          <w:szCs w:val="24"/>
          <w:lang w:val="pt-BR"/>
        </w:rPr>
        <w:t>-digitalização, inclui deslocamento e atendimento presencial; no pós-digitalização, restringe-se à conferência dos dados, podendo ocorrer validação automática via API.</w:t>
      </w:r>
    </w:p>
    <w:p w:rsidR="597B77DD" w:rsidP="4D07E197" w:rsidRDefault="597B77DD" w14:paraId="335B9D24" w14:textId="3247F7DF">
      <w:pPr>
        <w:pStyle w:val="ListParagraph"/>
        <w:numPr>
          <w:ilvl w:val="0"/>
          <w:numId w:val="31"/>
        </w:num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Receber serviço</w:t>
      </w:r>
      <w:r w:rsidRPr="4D07E197" w:rsidR="597B77DD">
        <w:rPr>
          <w:rFonts w:ascii="Arial Nova" w:hAnsi="Arial Nova" w:eastAsia="Arial Nova" w:cs="Arial Nova"/>
          <w:b w:val="0"/>
          <w:bCs w:val="0"/>
          <w:i w:val="0"/>
          <w:iCs w:val="0"/>
          <w:noProof w:val="0"/>
          <w:sz w:val="24"/>
          <w:szCs w:val="24"/>
          <w:lang w:val="pt-BR"/>
        </w:rPr>
        <w:t xml:space="preserve">: corresponde à obtenção do serviço, seja por meio de execução, entrega de documento ou disponibilização de informação. No </w:t>
      </w:r>
      <w:r w:rsidRPr="4D07E197" w:rsidR="597B77DD">
        <w:rPr>
          <w:rFonts w:ascii="Arial Nova" w:hAnsi="Arial Nova" w:eastAsia="Arial Nova" w:cs="Arial Nova"/>
          <w:b w:val="0"/>
          <w:bCs w:val="0"/>
          <w:i w:val="0"/>
          <w:iCs w:val="0"/>
          <w:noProof w:val="0"/>
          <w:sz w:val="24"/>
          <w:szCs w:val="24"/>
          <w:lang w:val="pt-BR"/>
        </w:rPr>
        <w:t>pré</w:t>
      </w:r>
      <w:r w:rsidRPr="4D07E197" w:rsidR="597B77DD">
        <w:rPr>
          <w:rFonts w:ascii="Arial Nova" w:hAnsi="Arial Nova" w:eastAsia="Arial Nova" w:cs="Arial Nova"/>
          <w:b w:val="0"/>
          <w:bCs w:val="0"/>
          <w:i w:val="0"/>
          <w:iCs w:val="0"/>
          <w:noProof w:val="0"/>
          <w:sz w:val="24"/>
          <w:szCs w:val="24"/>
          <w:lang w:val="pt-BR"/>
        </w:rPr>
        <w:t>-digitalização, envolve deslocamento e atendimento presencial; no pós-digitalização, ocorre por meio de acesso online, eliminando deslocamentos.</w:t>
      </w:r>
    </w:p>
    <w:p w:rsidR="597B77DD" w:rsidP="24592246" w:rsidRDefault="597B77DD" w14:paraId="213CD093" w14:textId="41988F30">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60123A46">
        <w:rPr>
          <w:rFonts w:ascii="Arial Nova" w:hAnsi="Arial Nova" w:eastAsia="Arial Nova" w:cs="Arial Nova"/>
          <w:b w:val="0"/>
          <w:bCs w:val="0"/>
          <w:i w:val="0"/>
          <w:iCs w:val="0"/>
          <w:noProof w:val="0"/>
          <w:sz w:val="24"/>
          <w:szCs w:val="24"/>
          <w:lang w:val="pt-BR"/>
        </w:rPr>
        <w:t xml:space="preserve">Essas etapas foram adaptadas do </w:t>
      </w:r>
      <w:r w:rsidRPr="24592246" w:rsidR="60123A46">
        <w:rPr>
          <w:rFonts w:ascii="Arial Nova" w:hAnsi="Arial Nova" w:eastAsia="Arial Nova" w:cs="Arial Nova"/>
          <w:b w:val="0"/>
          <w:bCs w:val="0"/>
          <w:i w:val="0"/>
          <w:iCs w:val="0"/>
          <w:noProof w:val="0"/>
          <w:sz w:val="24"/>
          <w:szCs w:val="24"/>
          <w:lang w:val="pt-BR"/>
        </w:rPr>
        <w:t>Guia Prático (2022)</w:t>
      </w:r>
      <w:r w:rsidRPr="24592246" w:rsidR="60123A46">
        <w:rPr>
          <w:rFonts w:ascii="Arial Nova" w:hAnsi="Arial Nova" w:eastAsia="Arial Nova" w:cs="Arial Nova"/>
          <w:b w:val="0"/>
          <w:bCs w:val="0"/>
          <w:i w:val="0"/>
          <w:iCs w:val="0"/>
          <w:noProof w:val="0"/>
          <w:sz w:val="24"/>
          <w:szCs w:val="24"/>
          <w:lang w:val="pt-BR"/>
        </w:rPr>
        <w:t xml:space="preserve">, </w:t>
      </w:r>
      <w:r w:rsidRPr="24592246" w:rsidR="60123A46">
        <w:rPr>
          <w:rFonts w:ascii="Arial Nova" w:hAnsi="Arial Nova" w:eastAsia="Arial Nova" w:cs="Arial Nova"/>
          <w:b w:val="0"/>
          <w:bCs w:val="0"/>
          <w:i w:val="0"/>
          <w:iCs w:val="0"/>
          <w:noProof w:val="0"/>
          <w:sz w:val="24"/>
          <w:szCs w:val="24"/>
          <w:lang w:val="pt-BR"/>
        </w:rPr>
        <w:t xml:space="preserve">com ajustes nos cálculos de tempo. As fórmulas de economia e custo são baseadas em adaptações do </w:t>
      </w:r>
      <w:r w:rsidRPr="24592246" w:rsidR="60123A46">
        <w:rPr>
          <w:rFonts w:ascii="Arial Nova" w:hAnsi="Arial Nova" w:eastAsia="Arial Nova" w:cs="Arial Nova"/>
          <w:b w:val="0"/>
          <w:bCs w:val="0"/>
          <w:i w:val="0"/>
          <w:iCs w:val="0"/>
          <w:noProof w:val="0"/>
          <w:sz w:val="24"/>
          <w:szCs w:val="24"/>
          <w:lang w:val="pt-BR"/>
        </w:rPr>
        <w:t>Guia Prático (2022)</w:t>
      </w:r>
      <w:r w:rsidRPr="24592246" w:rsidR="60123A46">
        <w:rPr>
          <w:rFonts w:ascii="Arial Nova" w:hAnsi="Arial Nova" w:eastAsia="Arial Nova" w:cs="Arial Nova"/>
          <w:b w:val="0"/>
          <w:bCs w:val="0"/>
          <w:i w:val="0"/>
          <w:iCs w:val="0"/>
          <w:noProof w:val="0"/>
          <w:sz w:val="24"/>
          <w:szCs w:val="24"/>
          <w:lang w:val="pt-BR"/>
        </w:rPr>
        <w:t xml:space="preserve"> e do </w:t>
      </w:r>
      <w:r w:rsidRPr="24592246" w:rsidR="60123A46">
        <w:rPr>
          <w:rFonts w:ascii="Arial Nova" w:hAnsi="Arial Nova" w:eastAsia="Arial Nova" w:cs="Arial Nova"/>
          <w:b w:val="0"/>
          <w:bCs w:val="0"/>
          <w:i w:val="0"/>
          <w:iCs w:val="0"/>
          <w:noProof w:val="0"/>
          <w:sz w:val="24"/>
          <w:szCs w:val="24"/>
          <w:lang w:val="pt-BR"/>
        </w:rPr>
        <w:t>Produto 1.8 (UFMG, 2025)</w:t>
      </w:r>
      <w:r w:rsidRPr="24592246" w:rsidR="60123A46">
        <w:rPr>
          <w:rFonts w:ascii="Arial Nova" w:hAnsi="Arial Nova" w:eastAsia="Arial Nova" w:cs="Arial Nova"/>
          <w:b w:val="0"/>
          <w:bCs w:val="0"/>
          <w:i w:val="0"/>
          <w:iCs w:val="0"/>
          <w:noProof w:val="0"/>
          <w:sz w:val="24"/>
          <w:szCs w:val="24"/>
          <w:lang w:val="pt-BR"/>
        </w:rPr>
        <w:t>.</w:t>
      </w:r>
    </w:p>
    <w:p w:rsidR="4D07E197" w:rsidP="4D07E197" w:rsidRDefault="4D07E197" w14:paraId="46645D54" w14:textId="199EBB3D">
      <w:pPr>
        <w:spacing w:before="0" w:beforeAutospacing="off" w:after="0" w:afterAutospacing="off" w:line="300" w:lineRule="auto"/>
        <w:jc w:val="both"/>
        <w:rPr>
          <w:rFonts w:ascii="Arial Nova" w:hAnsi="Arial Nova" w:eastAsia="Arial Nova" w:cs="Arial Nova"/>
          <w:sz w:val="24"/>
          <w:szCs w:val="24"/>
        </w:rPr>
      </w:pPr>
    </w:p>
    <w:p w:rsidR="597B77DD" w:rsidP="1CDFFF02" w:rsidRDefault="597B77DD" w14:paraId="499E02BC" w14:textId="6790ABFE">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597B77DD">
        <w:rPr>
          <w:rFonts w:ascii="Arial Nova" w:hAnsi="Arial Nova" w:eastAsia="Arial Nova" w:cs="Arial Nova"/>
          <w:b w:val="1"/>
          <w:bCs w:val="1"/>
          <w:i w:val="0"/>
          <w:iCs w:val="0"/>
          <w:noProof w:val="0"/>
          <w:sz w:val="24"/>
          <w:szCs w:val="24"/>
          <w:lang w:val="pt-BR"/>
        </w:rPr>
        <w:t>Estrutura da Matriz de Serviços</w:t>
      </w:r>
    </w:p>
    <w:p w:rsidR="597B77DD" w:rsidP="4D07E197" w:rsidRDefault="597B77DD" w14:paraId="7D9A4EC8" w14:textId="011D0DA7">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 xml:space="preserve">A configuração técnica prevê a construção de uma </w:t>
      </w:r>
      <w:r w:rsidRPr="4D07E197" w:rsidR="597B77DD">
        <w:rPr>
          <w:rFonts w:ascii="Arial Nova" w:hAnsi="Arial Nova" w:eastAsia="Arial Nova" w:cs="Arial Nova"/>
          <w:b w:val="1"/>
          <w:bCs w:val="1"/>
          <w:i w:val="0"/>
          <w:iCs w:val="0"/>
          <w:noProof w:val="0"/>
          <w:sz w:val="24"/>
          <w:szCs w:val="24"/>
          <w:lang w:val="pt-BR"/>
        </w:rPr>
        <w:t>matriz de serviços</w:t>
      </w:r>
      <w:r w:rsidRPr="4D07E197" w:rsidR="597B77DD">
        <w:rPr>
          <w:rFonts w:ascii="Arial Nova" w:hAnsi="Arial Nova" w:eastAsia="Arial Nova" w:cs="Arial Nova"/>
          <w:b w:val="0"/>
          <w:bCs w:val="0"/>
          <w:i w:val="0"/>
          <w:iCs w:val="0"/>
          <w:noProof w:val="0"/>
          <w:sz w:val="24"/>
          <w:szCs w:val="24"/>
          <w:lang w:val="pt-BR"/>
        </w:rPr>
        <w:t>, na qual:</w:t>
      </w:r>
    </w:p>
    <w:p w:rsidR="597B77DD" w:rsidP="4D07E197" w:rsidRDefault="597B77DD" w14:paraId="52B242DA" w14:textId="0DD986C8">
      <w:pPr>
        <w:pStyle w:val="ListParagraph"/>
        <w:numPr>
          <w:ilvl w:val="0"/>
          <w:numId w:val="3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Linhas</w:t>
      </w:r>
      <w:r w:rsidRPr="4D07E197" w:rsidR="597B77DD">
        <w:rPr>
          <w:rFonts w:ascii="Arial Nova" w:hAnsi="Arial Nova" w:eastAsia="Arial Nova" w:cs="Arial Nova"/>
          <w:b w:val="0"/>
          <w:bCs w:val="0"/>
          <w:i w:val="0"/>
          <w:iCs w:val="0"/>
          <w:noProof w:val="0"/>
          <w:sz w:val="24"/>
          <w:szCs w:val="24"/>
          <w:lang w:val="pt-BR"/>
        </w:rPr>
        <w:t xml:space="preserve"> representam os serviços analisados;</w:t>
      </w:r>
    </w:p>
    <w:p w:rsidR="597B77DD" w:rsidP="4D07E197" w:rsidRDefault="597B77DD" w14:paraId="55039F1B" w14:textId="56AC0061">
      <w:pPr>
        <w:pStyle w:val="ListParagraph"/>
        <w:numPr>
          <w:ilvl w:val="0"/>
          <w:numId w:val="3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Colunas</w:t>
      </w:r>
      <w:r w:rsidRPr="4D07E197" w:rsidR="597B77DD">
        <w:rPr>
          <w:rFonts w:ascii="Arial Nova" w:hAnsi="Arial Nova" w:eastAsia="Arial Nova" w:cs="Arial Nova"/>
          <w:b w:val="0"/>
          <w:bCs w:val="0"/>
          <w:i w:val="0"/>
          <w:iCs w:val="0"/>
          <w:noProof w:val="0"/>
          <w:sz w:val="24"/>
          <w:szCs w:val="24"/>
          <w:lang w:val="pt-BR"/>
        </w:rPr>
        <w:t xml:space="preserve"> contêm características do serviço, incluindo: </w:t>
      </w:r>
    </w:p>
    <w:p w:rsidR="597B77DD" w:rsidP="4D07E197" w:rsidRDefault="597B77DD" w14:paraId="63E54363" w14:textId="21D547F6">
      <w:pPr>
        <w:pStyle w:val="ListParagraph"/>
        <w:numPr>
          <w:ilvl w:val="1"/>
          <w:numId w:val="3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Etapas presentes (com possibilidade de múltiplas ocorrências);</w:t>
      </w:r>
    </w:p>
    <w:p w:rsidR="597B77DD" w:rsidP="4D07E197" w:rsidRDefault="597B77DD" w14:paraId="64877449" w14:textId="1081D145">
      <w:pPr>
        <w:pStyle w:val="ListParagraph"/>
        <w:numPr>
          <w:ilvl w:val="1"/>
          <w:numId w:val="3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Quantidade de documentos e formulários exigidos;</w:t>
      </w:r>
    </w:p>
    <w:p w:rsidR="597B77DD" w:rsidP="4D07E197" w:rsidRDefault="597B77DD" w14:paraId="3E73A086" w14:textId="22A244B5">
      <w:pPr>
        <w:pStyle w:val="ListParagraph"/>
        <w:numPr>
          <w:ilvl w:val="1"/>
          <w:numId w:val="3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Volume de solicitações digitais;</w:t>
      </w:r>
    </w:p>
    <w:p w:rsidR="597B77DD" w:rsidP="4D07E197" w:rsidRDefault="597B77DD" w14:paraId="120F8B58" w14:textId="4F647773">
      <w:pPr>
        <w:pStyle w:val="ListParagraph"/>
        <w:numPr>
          <w:ilvl w:val="1"/>
          <w:numId w:val="3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Tempos de execução por etapa (</w:t>
      </w:r>
      <w:r w:rsidRPr="4D07E197" w:rsidR="597B77DD">
        <w:rPr>
          <w:rFonts w:ascii="Arial Nova" w:hAnsi="Arial Nova" w:eastAsia="Arial Nova" w:cs="Arial Nova"/>
          <w:b w:val="0"/>
          <w:bCs w:val="0"/>
          <w:i w:val="0"/>
          <w:iCs w:val="0"/>
          <w:noProof w:val="0"/>
          <w:sz w:val="24"/>
          <w:szCs w:val="24"/>
          <w:lang w:val="pt-BR"/>
        </w:rPr>
        <w:t>pré</w:t>
      </w:r>
      <w:r w:rsidRPr="4D07E197" w:rsidR="597B77DD">
        <w:rPr>
          <w:rFonts w:ascii="Arial Nova" w:hAnsi="Arial Nova" w:eastAsia="Arial Nova" w:cs="Arial Nova"/>
          <w:b w:val="0"/>
          <w:bCs w:val="0"/>
          <w:i w:val="0"/>
          <w:iCs w:val="0"/>
          <w:noProof w:val="0"/>
          <w:sz w:val="24"/>
          <w:szCs w:val="24"/>
          <w:lang w:val="pt-BR"/>
        </w:rPr>
        <w:t xml:space="preserve"> e pós-digitalização);</w:t>
      </w:r>
    </w:p>
    <w:p w:rsidR="597B77DD" w:rsidP="4D07E197" w:rsidRDefault="597B77DD" w14:paraId="3ADEFCBE" w14:textId="68746787">
      <w:pPr>
        <w:pStyle w:val="ListParagraph"/>
        <w:numPr>
          <w:ilvl w:val="1"/>
          <w:numId w:val="32"/>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Indicadores de digitalização por etapa.</w:t>
      </w:r>
    </w:p>
    <w:p w:rsidR="597B77DD" w:rsidP="4D07E197" w:rsidRDefault="597B77DD" w14:paraId="1F921F82" w14:textId="59E0CA79">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 xml:space="preserve">Essa matriz alimenta as fórmulas do modelo, permitindo calcular economias por serviço e consolidar os resultados em duas dimensões: </w:t>
      </w:r>
      <w:r w:rsidRPr="4D07E197" w:rsidR="597B77DD">
        <w:rPr>
          <w:rFonts w:ascii="Arial Nova" w:hAnsi="Arial Nova" w:eastAsia="Arial Nova" w:cs="Arial Nova"/>
          <w:b w:val="1"/>
          <w:bCs w:val="1"/>
          <w:i w:val="0"/>
          <w:iCs w:val="0"/>
          <w:noProof w:val="0"/>
          <w:sz w:val="24"/>
          <w:szCs w:val="24"/>
          <w:lang w:val="pt-BR"/>
        </w:rPr>
        <w:t>sociedade</w:t>
      </w:r>
      <w:r w:rsidRPr="4D07E197" w:rsidR="597B77DD">
        <w:rPr>
          <w:rFonts w:ascii="Arial Nova" w:hAnsi="Arial Nova" w:eastAsia="Arial Nova" w:cs="Arial Nova"/>
          <w:b w:val="0"/>
          <w:bCs w:val="0"/>
          <w:i w:val="0"/>
          <w:iCs w:val="0"/>
          <w:noProof w:val="0"/>
          <w:sz w:val="24"/>
          <w:szCs w:val="24"/>
          <w:lang w:val="pt-BR"/>
        </w:rPr>
        <w:t xml:space="preserve"> e </w:t>
      </w:r>
      <w:r w:rsidRPr="4D07E197" w:rsidR="597B77DD">
        <w:rPr>
          <w:rFonts w:ascii="Arial Nova" w:hAnsi="Arial Nova" w:eastAsia="Arial Nova" w:cs="Arial Nova"/>
          <w:b w:val="1"/>
          <w:bCs w:val="1"/>
          <w:i w:val="0"/>
          <w:iCs w:val="0"/>
          <w:noProof w:val="0"/>
          <w:sz w:val="24"/>
          <w:szCs w:val="24"/>
          <w:lang w:val="pt-BR"/>
        </w:rPr>
        <w:t>governo</w:t>
      </w:r>
      <w:r w:rsidRPr="4D07E197" w:rsidR="597B77DD">
        <w:rPr>
          <w:rFonts w:ascii="Arial Nova" w:hAnsi="Arial Nova" w:eastAsia="Arial Nova" w:cs="Arial Nova"/>
          <w:b w:val="0"/>
          <w:bCs w:val="0"/>
          <w:i w:val="0"/>
          <w:iCs w:val="0"/>
          <w:noProof w:val="0"/>
          <w:sz w:val="24"/>
          <w:szCs w:val="24"/>
          <w:lang w:val="pt-BR"/>
        </w:rPr>
        <w:t>.</w:t>
      </w:r>
    </w:p>
    <w:p w:rsidR="4D07E197" w:rsidP="4D07E197" w:rsidRDefault="4D07E197" w14:paraId="37D71872" w14:textId="48A80D4D">
      <w:pPr>
        <w:spacing w:before="0" w:beforeAutospacing="off" w:after="0" w:afterAutospacing="off" w:line="300" w:lineRule="auto"/>
        <w:jc w:val="both"/>
        <w:rPr>
          <w:rFonts w:ascii="Arial Nova" w:hAnsi="Arial Nova" w:eastAsia="Arial Nova" w:cs="Arial Nova"/>
          <w:sz w:val="24"/>
          <w:szCs w:val="24"/>
        </w:rPr>
      </w:pPr>
    </w:p>
    <w:p w:rsidR="597B77DD" w:rsidP="1CDFFF02" w:rsidRDefault="597B77DD" w14:paraId="4C681640" w14:textId="5870D68C">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597B77DD">
        <w:rPr>
          <w:rFonts w:ascii="Arial Nova" w:hAnsi="Arial Nova" w:eastAsia="Arial Nova" w:cs="Arial Nova"/>
          <w:b w:val="1"/>
          <w:bCs w:val="1"/>
          <w:i w:val="0"/>
          <w:iCs w:val="0"/>
          <w:noProof w:val="0"/>
          <w:sz w:val="24"/>
          <w:szCs w:val="24"/>
          <w:lang w:val="pt-BR"/>
        </w:rPr>
        <w:t>Fórmulas e Tipos de Economia</w:t>
      </w:r>
    </w:p>
    <w:p w:rsidR="597B77DD" w:rsidP="4D07E197" w:rsidRDefault="597B77DD" w14:paraId="61A18969" w14:textId="72589657">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As fórmulas serão apresentadas em dois grupos:</w:t>
      </w:r>
    </w:p>
    <w:p w:rsidR="597B77DD" w:rsidP="4D07E197" w:rsidRDefault="597B77DD" w14:paraId="029E3BCB" w14:textId="37401C82">
      <w:pPr>
        <w:pStyle w:val="ListParagraph"/>
        <w:numPr>
          <w:ilvl w:val="0"/>
          <w:numId w:val="33"/>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Sociedade</w:t>
      </w:r>
      <w:r w:rsidRPr="4D07E197" w:rsidR="597B77DD">
        <w:rPr>
          <w:rFonts w:ascii="Arial Nova" w:hAnsi="Arial Nova" w:eastAsia="Arial Nova" w:cs="Arial Nova"/>
          <w:b w:val="0"/>
          <w:bCs w:val="0"/>
          <w:i w:val="0"/>
          <w:iCs w:val="0"/>
          <w:noProof w:val="0"/>
          <w:sz w:val="24"/>
          <w:szCs w:val="24"/>
          <w:lang w:val="pt-BR"/>
        </w:rPr>
        <w:t>: custos incorridos por cidadãos e empresas;</w:t>
      </w:r>
    </w:p>
    <w:p w:rsidR="597B77DD" w:rsidP="4D07E197" w:rsidRDefault="597B77DD" w14:paraId="542F2CE0" w14:textId="55F1C21A">
      <w:pPr>
        <w:pStyle w:val="ListParagraph"/>
        <w:numPr>
          <w:ilvl w:val="0"/>
          <w:numId w:val="33"/>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1"/>
          <w:bCs w:val="1"/>
          <w:i w:val="0"/>
          <w:iCs w:val="0"/>
          <w:noProof w:val="0"/>
          <w:sz w:val="24"/>
          <w:szCs w:val="24"/>
          <w:lang w:val="pt-BR"/>
        </w:rPr>
        <w:t>Governo</w:t>
      </w:r>
      <w:r w:rsidRPr="4D07E197" w:rsidR="597B77DD">
        <w:rPr>
          <w:rFonts w:ascii="Arial Nova" w:hAnsi="Arial Nova" w:eastAsia="Arial Nova" w:cs="Arial Nova"/>
          <w:b w:val="0"/>
          <w:bCs w:val="0"/>
          <w:i w:val="0"/>
          <w:iCs w:val="0"/>
          <w:noProof w:val="0"/>
          <w:sz w:val="24"/>
          <w:szCs w:val="24"/>
          <w:lang w:val="pt-BR"/>
        </w:rPr>
        <w:t>: custos incorridos pela Administração Pública.</w:t>
      </w:r>
    </w:p>
    <w:p w:rsidR="597B77DD" w:rsidP="4D07E197" w:rsidRDefault="597B77DD" w14:paraId="3F7CC7BA" w14:textId="34D1631D">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97B77DD">
        <w:rPr>
          <w:rFonts w:ascii="Arial Nova" w:hAnsi="Arial Nova" w:eastAsia="Arial Nova" w:cs="Arial Nova"/>
          <w:b w:val="0"/>
          <w:bCs w:val="0"/>
          <w:i w:val="0"/>
          <w:iCs w:val="0"/>
          <w:noProof w:val="0"/>
          <w:sz w:val="24"/>
          <w:szCs w:val="24"/>
          <w:lang w:val="pt-BR"/>
        </w:rPr>
        <w:t>Cada fórmula será associada ao tipo de economia gerada pela digitalização, detalhando os componentes considerados (tempo, deslocamento, recursos físicos, entre outros).</w:t>
      </w:r>
    </w:p>
    <w:p w:rsidR="4D07E197" w:rsidP="4D07E197" w:rsidRDefault="4D07E197" w14:paraId="3CBC2DB1" w14:textId="5A3449DF">
      <w:pPr>
        <w:spacing w:before="240" w:after="240"/>
        <w:ind w:firstLine="708"/>
        <w:jc w:val="both"/>
        <w:rPr>
          <w:rFonts w:ascii="Arial Nova" w:hAnsi="Arial Nova" w:eastAsia="Arial Nova" w:cs="Arial Nova"/>
        </w:rPr>
      </w:pPr>
    </w:p>
    <w:p w:rsidR="5EEE584E" w:rsidP="4D07E197" w:rsidRDefault="522FFED7" w14:paraId="72386A4A" w14:textId="1DAE9892">
      <w:pPr>
        <w:spacing w:before="240" w:after="240"/>
        <w:rPr>
          <w:rFonts w:ascii="Arial Nova" w:hAnsi="Arial Nova" w:eastAsia="Arial Nova" w:cs="Arial Nova"/>
          <w:b w:val="1"/>
          <w:bCs w:val="1"/>
        </w:rPr>
      </w:pPr>
      <w:r w:rsidRPr="4D07E197" w:rsidR="3C10804E">
        <w:rPr>
          <w:rFonts w:ascii="Arial Nova" w:hAnsi="Arial Nova" w:eastAsia="Arial Nova" w:cs="Arial Nova"/>
          <w:b w:val="1"/>
          <w:bCs w:val="1"/>
        </w:rPr>
        <w:t>Custos de deslocamento</w:t>
      </w:r>
    </w:p>
    <w:p w:rsidR="5EEE584E" w:rsidP="4D07E197" w:rsidRDefault="5EEE584E" w14:paraId="3EA020E4" w14:textId="3BD5E667">
      <w:pPr>
        <w:spacing w:before="240" w:after="240"/>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O</m:t>
              </m:r>
            </m:e>
            <m:sub>
              <m:r>
                <w:rPr xmlns:w="http://schemas.openxmlformats.org/wordprocessingml/2006/main">
                  <w:rFonts w:ascii="Cambria Math" w:hAnsi="Cambria Math"/>
                </w:rPr>
                <m:t>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r w:rsidRPr="4D07E197" w:rsidR="0227AF10">
        <w:rPr>
          <w:rFonts w:ascii="Arial Nova" w:hAnsi="Arial Nova" w:eastAsia="Arial Nova" w:cs="Arial Nova"/>
          <w:b w:val="1"/>
          <w:bCs w:val="1"/>
        </w:rPr>
        <w:t xml:space="preserve"> </w:t>
      </w:r>
      <w:r w:rsidRPr="4D07E197" w:rsidR="7C2B5485">
        <w:rPr>
          <w:rFonts w:ascii="Arial Nova" w:hAnsi="Arial Nova" w:eastAsia="Arial Nova" w:cs="Arial Nova"/>
          <w:b w:val="1"/>
          <w:bCs w:val="1"/>
        </w:rPr>
        <w:t>(1)</w:t>
      </w:r>
    </w:p>
    <w:p w:rsidR="5EEE584E" w:rsidP="4D07E197" w:rsidRDefault="5EEE584E" w14:paraId="0E2D27BB" w14:textId="3624F0AD">
      <w:pPr>
        <w:spacing w:before="240" w:after="240"/>
        <w:jc w:val="both"/>
        <w:rPr>
          <w:rFonts w:ascii="Arial Nova" w:hAnsi="Arial Nova" w:eastAsia="Arial Nova" w:cs="Arial Nova"/>
        </w:rPr>
      </w:pPr>
      <m:oMath xmlns:m="http://schemas.openxmlformats.org/officeDocument/2006/math">
        <m:r>
          <w:rPr xmlns:w="http://schemas.openxmlformats.org/wordprocessingml/2006/main">
            <w:rFonts w:ascii="Cambria Math" w:hAnsi="Cambria Math"/>
          </w:rPr>
          <m:t>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O</m:t>
            </m:r>
          </m:e>
          <m:sub>
            <m:r>
              <w:rPr xmlns:w="http://schemas.openxmlformats.org/wordprocessingml/2006/main">
                <w:rFonts w:ascii="Cambria Math" w:hAnsi="Cambria Math"/>
              </w:rPr>
              <m:t>desloc</m:t>
            </m:r>
          </m:sub>
        </m:sSub>
      </m:oMath>
      <w:r w:rsidRPr="4D07E197" w:rsidR="54ADC281">
        <w:rPr>
          <w:rFonts w:ascii="Arial Nova" w:hAnsi="Arial Nova" w:eastAsia="Arial Nova" w:cs="Arial Nova"/>
        </w:rPr>
        <w:t xml:space="preserve"> </w:t>
      </w:r>
      <w:r w:rsidRPr="4D07E197" w:rsidR="54ADC281">
        <w:rPr>
          <w:rFonts w:ascii="Arial Nova" w:hAnsi="Arial Nova" w:eastAsia="Arial Nova" w:cs="Arial Nova"/>
        </w:rPr>
        <w:t xml:space="preserve">é</w:t>
      </w:r>
      <w:r w:rsidRPr="4D07E197" w:rsidR="54ADC281">
        <w:rPr>
          <w:rFonts w:ascii="Arial Nova" w:hAnsi="Arial Nova" w:eastAsia="Arial Nova" w:cs="Arial Nova"/>
        </w:rPr>
        <w:t xml:space="preserve"> o custo de oportunidade do deslocamento</w:t>
      </w:r>
      <w:r w:rsidRPr="4D07E197" w:rsidR="2A406100">
        <w:rPr>
          <w:rFonts w:ascii="Arial Nova" w:hAnsi="Arial Nova" w:eastAsia="Arial Nova" w:cs="Arial Nova"/>
        </w:rPr>
        <w:t xml:space="preserve"> para o usuário</w:t>
      </w:r>
      <w:r w:rsidRPr="4D07E197" w:rsidR="583305E9">
        <w:rPr>
          <w:rFonts w:ascii="Arial Nova" w:hAnsi="Arial Nova" w:eastAsia="Arial Nova" w:cs="Arial Nova"/>
        </w:rPr>
        <w:t>, em reais</w:t>
      </w:r>
      <w:r w:rsidRPr="4D07E197" w:rsidR="54ADC281">
        <w:rPr>
          <w:rFonts w:ascii="Arial Nova" w:hAnsi="Arial Nova" w:eastAsia="Arial Nova" w:cs="Arial Nova"/>
        </w:rPr>
        <w:t xml:space="preserv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etapas desloc</m:t>
            </m:r>
          </m:sub>
        </m:sSub>
      </m:oMath>
      <w:r w:rsidRPr="4D07E197" w:rsidR="68487177">
        <w:rPr>
          <w:rFonts w:ascii="Arial Nova" w:hAnsi="Arial Nova" w:eastAsia="Arial Nova" w:cs="Arial Nova"/>
        </w:rPr>
        <w:t xml:space="preserve">é a quantidade de etapas que exigem deslocamento antes da digitalização;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desloc</m:t>
            </m:r>
          </m:sub>
        </m:sSub>
      </m:oMath>
      <w:r w:rsidRPr="4D07E197" w:rsidR="6E865556">
        <w:rPr>
          <w:rFonts w:ascii="Arial Nova" w:hAnsi="Arial Nova" w:eastAsia="Arial Nova" w:cs="Arial Nova"/>
        </w:rPr>
        <w:t xml:space="preserve"> é o tempo de deslocamento para se realizar uma etapa de maneira presencial</w:t>
      </w:r>
      <w:r w:rsidRPr="4D07E197" w:rsidR="3D6E9F2D">
        <w:rPr>
          <w:rFonts w:ascii="Arial Nova" w:hAnsi="Arial Nova" w:eastAsia="Arial Nova" w:cs="Arial Nova"/>
        </w:rPr>
        <w:t>, em horas</w:t>
      </w:r>
      <w:r w:rsidRPr="4D07E197" w:rsidR="6E865556">
        <w:rPr>
          <w:rFonts w:ascii="Arial Nova" w:hAnsi="Arial Nova" w:eastAsia="Arial Nova" w:cs="Arial Nova"/>
        </w:rPr>
        <w:t xml:space="preserve">; 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w:r w:rsidRPr="4D07E197" w:rsidR="79A9069A">
        <w:rPr>
          <w:rFonts w:ascii="Arial Nova" w:hAnsi="Arial Nova" w:eastAsia="Arial Nova" w:cs="Arial Nova"/>
        </w:rPr>
        <w:t xml:space="preserve"> é a quantidade de usuários que realizaram o serviço de maneira digital.</w:t>
      </w:r>
    </w:p>
    <w:p w:rsidR="76E2CD92" w:rsidP="4D07E197" w:rsidRDefault="76E2CD92" w14:paraId="3DC90AC3" w14:textId="7D990961">
      <w:pPr>
        <w:pStyle w:val="Normal"/>
        <w:spacing w:before="240" w:after="240"/>
        <w:jc w:val="both"/>
        <w:rPr>
          <w:rFonts w:ascii="Arial Nova" w:hAnsi="Arial Nova" w:eastAsia="Arial Nova" w:cs="Arial Nova"/>
          <w:b w:val="1"/>
          <w:bCs w:val="1"/>
        </w:rPr>
      </w:pPr>
    </w:p>
    <w:p w:rsidR="1471348B" w:rsidP="4D07E197" w:rsidRDefault="15ED5DF9" w14:textId="1F24691D" w14:paraId="0722352C">
      <w:pPr>
        <w:pStyle w:val="Normal"/>
        <w:spacing w:before="240" w:after="240"/>
        <w:jc w:val="left"/>
        <w:rPr>
          <w:rFonts w:ascii="Arial Nova" w:hAnsi="Arial Nova" w:eastAsia="Arial Nova" w:cs="Arial Nova"/>
          <w:b w:val="1"/>
          <w:bCs w:val="1"/>
        </w:rPr>
      </w:pPr>
      <w:r w:rsidRPr="4D07E197" w:rsidR="019B70E9">
        <w:rPr>
          <w:rFonts w:ascii="Arial Nova" w:hAnsi="Arial Nova" w:eastAsia="Arial Nova" w:cs="Arial Nova"/>
          <w:b w:val="1"/>
          <w:bCs w:val="1"/>
        </w:rPr>
        <w:t xml:space="preserve">Custos de </w:t>
      </w:r>
      <w:r w:rsidRPr="4D07E197" w:rsidR="58811759">
        <w:rPr>
          <w:rFonts w:ascii="Arial Nova" w:hAnsi="Arial Nova" w:eastAsia="Arial Nova" w:cs="Arial Nova"/>
          <w:b w:val="1"/>
          <w:bCs w:val="1"/>
        </w:rPr>
        <w:t>atendimento</w:t>
      </w:r>
    </w:p>
    <w:p w:rsidR="1471348B" w:rsidP="4D07E197" w:rsidRDefault="15ED5DF9" w14:textId="1F24691D" w14:paraId="6868CE2B">
      <w:pPr>
        <w:pStyle w:val="Normal"/>
        <w:spacing w:before="240" w:after="240"/>
        <w:jc w:val="center"/>
        <w:rPr>
          <w:rFonts w:ascii="Arial Nova" w:hAnsi="Arial Nova" w:eastAsia="Arial Nova" w:cs="Arial Nova"/>
          <w:b w:val="1"/>
          <w:bCs w:val="1"/>
        </w:rPr>
      </w:pPr>
      <m:oMath xmlns:m="http://schemas.openxmlformats.org/officeDocument/2006/math">
        <m:r>
          <w:rPr xmlns:w="http://schemas.openxmlformats.org/wordprocessingml/2006/main">
            <w:rFonts w:ascii="Cambria Math" w:hAnsi="Cambria Math"/>
          </w:rPr>
          <m:t>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O</m:t>
            </m:r>
          </m:e>
          <m:sub>
            <m:r>
              <w:rPr xmlns:w="http://schemas.openxmlformats.org/wordprocessingml/2006/main">
                <w:rFonts w:ascii="Cambria Math" w:hAnsi="Cambria Math"/>
              </w:rPr>
              <m:t>atend</m:t>
            </m:r>
          </m:sub>
        </m:sSub>
        <m:r>
          <w:rPr xmlns:w="http://schemas.openxmlformats.org/wordprocessingml/2006/main">
            <w:rFonts w:ascii="Cambria Math" w:hAnsi="Cambria Math"/>
          </w:rPr>
          <m:t> = </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begChr m:val="["/>
                <m:endChr m:val="]"/>
                <m:ctrlPr>
                  <w:rPr xmlns:w="http://schemas.openxmlformats.org/wordprocessingml/2006/main">
                    <w:rFonts w:ascii="Cambria Math" w:hAnsi="Cambria Math"/>
                  </w:rPr>
                </m:ctrlPr>
              </m:dPr>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e>
                </m:d>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media sociedade</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w:r w:rsidRPr="4D07E197" w:rsidR="4CDFF3F7">
        <w:rPr>
          <w:rFonts w:ascii="Arial Nova" w:hAnsi="Arial Nova" w:eastAsia="Arial Nova" w:cs="Arial Nova"/>
        </w:rPr>
        <w:t xml:space="preserve">   </w:t>
      </w:r>
      <w:r w:rsidRPr="4D07E197" w:rsidR="4CDFF3F7">
        <w:rPr>
          <w:rFonts w:ascii="Arial Nova" w:hAnsi="Arial Nova" w:eastAsia="Arial Nova" w:cs="Arial Nova"/>
          <w:b w:val="1"/>
          <w:bCs w:val="1"/>
        </w:rPr>
        <w:t>(2)</w:t>
      </w:r>
    </w:p>
    <w:p w:rsidR="1471348B" w:rsidP="4D07E197" w:rsidRDefault="15ED5DF9" w14:textId="1F24691D" w14:paraId="4A9CABF1">
      <w:pPr>
        <w:pStyle w:val="Normal"/>
        <w:spacing w:before="240" w:after="240"/>
        <w:jc w:val="center"/>
        <w:rPr>
          <w:rFonts w:ascii="Arial Nova" w:hAnsi="Arial Nova" w:eastAsia="Arial Nova" w:cs="Arial Nova"/>
          <w:b w:val="1"/>
          <w:bCs w:val="1"/>
        </w:rPr>
      </w:pPr>
      <m:oMath xmlns:m="http://schemas.openxmlformats.org/officeDocument/2006/math">
        <m:r>
          <w:rPr xmlns:w="http://schemas.openxmlformats.org/wordprocessingml/2006/main">
            <w:rFonts w:ascii="Cambria Math" w:hAnsi="Cambria Math"/>
          </w:rPr>
          <m:t>EFC = </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begChr m:val="["/>
                <m:endChr m:val="]"/>
                <m:ctrlPr>
                  <w:rPr xmlns:w="http://schemas.openxmlformats.org/wordprocessingml/2006/main">
                    <w:rFonts w:ascii="Cambria Math" w:hAnsi="Cambria Math"/>
                  </w:rPr>
                </m:ctrlPr>
              </m:dPr>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e>
                </m:d>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media governo</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w:r w:rsidRPr="4D07E197" w:rsidR="16F87D02">
        <w:rPr>
          <w:rFonts w:ascii="Arial Nova" w:hAnsi="Arial Nova" w:eastAsia="Arial Nova" w:cs="Arial Nova"/>
          <w:b w:val="1"/>
          <w:bCs w:val="1"/>
        </w:rPr>
        <w:t xml:space="preserve">   (3)</w:t>
      </w:r>
    </w:p>
    <w:p w:rsidR="1471348B" w:rsidP="4D07E197" w:rsidRDefault="1471348B" w14:paraId="46CFD0F4" w14:textId="69C55494">
      <w:pPr>
        <w:spacing w:before="240" w:after="240"/>
        <w:ind w:firstLine="0"/>
        <w:jc w:val="both"/>
        <w:rPr>
          <w:rFonts w:ascii="Arial Nova" w:hAnsi="Arial Nova" w:eastAsia="Arial Nova" w:cs="Arial Nova"/>
        </w:rPr>
      </w:pPr>
      <m:oMath xmlns:m="http://schemas.openxmlformats.org/officeDocument/2006/math">
        <m:r>
          <w:rPr xmlns:w="http://schemas.openxmlformats.org/wordprocessingml/2006/main">
            <w:rFonts w:ascii="Cambria Math" w:hAnsi="Cambria Math"/>
          </w:rPr>
          <m:t>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O</m:t>
            </m:r>
          </m:e>
          <m:sub>
            <m:r>
              <w:rPr xmlns:w="http://schemas.openxmlformats.org/wordprocessingml/2006/main">
                <w:rFonts w:ascii="Cambria Math" w:hAnsi="Cambria Math"/>
              </w:rPr>
              <m:t>atend</m:t>
            </m:r>
          </m:sub>
        </m:sSub>
      </m:oMath>
      <w:r w:rsidRPr="4D07E197" w:rsidR="12D87AAA">
        <w:rPr>
          <w:rFonts w:ascii="Arial Nova" w:hAnsi="Arial Nova" w:eastAsia="Arial Nova" w:cs="Arial Nova"/>
          <w:b w:val="1"/>
          <w:bCs w:val="1"/>
        </w:rPr>
        <w:t xml:space="preserve"> </w:t>
      </w:r>
      <w:r w:rsidRPr="4D07E197" w:rsidR="12D87AAA">
        <w:rPr>
          <w:rFonts w:ascii="Arial Nova" w:hAnsi="Arial Nova" w:eastAsia="Arial Nova" w:cs="Arial Nova"/>
        </w:rPr>
        <w:t>é</w:t>
      </w:r>
      <w:r w:rsidRPr="4D07E197" w:rsidR="12D87AAA">
        <w:rPr>
          <w:rFonts w:ascii="Arial Nova" w:hAnsi="Arial Nova" w:eastAsia="Arial Nova" w:cs="Arial Nova"/>
        </w:rPr>
        <w:t xml:space="preserve"> o custo de oportunidade do atendimento no serviço</w:t>
      </w:r>
      <w:r w:rsidRPr="4D07E197" w:rsidR="7681471D">
        <w:rPr>
          <w:rFonts w:ascii="Arial Nova" w:hAnsi="Arial Nova" w:eastAsia="Arial Nova" w:cs="Arial Nova"/>
        </w:rPr>
        <w:t xml:space="preserve">, em </w:t>
      </w:r>
      <w:r w:rsidRPr="4D07E197" w:rsidR="68DDD196">
        <w:rPr>
          <w:rFonts w:ascii="Arial Nova" w:hAnsi="Arial Nova" w:eastAsia="Arial Nova" w:cs="Arial Nova"/>
        </w:rPr>
        <w:t>r</w:t>
      </w:r>
      <w:r w:rsidRPr="4D07E197" w:rsidR="7681471D">
        <w:rPr>
          <w:rFonts w:ascii="Arial Nova" w:hAnsi="Arial Nova" w:eastAsia="Arial Nova" w:cs="Arial Nova"/>
        </w:rPr>
        <w:t>eais</w:t>
      </w:r>
      <w:r w:rsidRPr="4D07E197" w:rsidR="4ADE4C9B">
        <w:rPr>
          <w:rFonts w:ascii="Arial Nova" w:hAnsi="Arial Nova" w:eastAsia="Arial Nova" w:cs="Arial Nova"/>
        </w:rPr>
        <w:t xml:space="preserve">; </w:t>
      </w:r>
      <w:r w:rsidRPr="4D07E197" w:rsidR="12D87AAA">
        <w:rPr>
          <w:rFonts w:ascii="Arial Nova" w:hAnsi="Arial Nova" w:eastAsia="Arial Nova" w:cs="Arial Nova"/>
        </w:rPr>
        <w:t xml:space="preserve"> </w:t>
      </w:r>
      <m:oMath xmlns:m="http://schemas.openxmlformats.org/officeDocument/2006/math">
        <m:r>
          <w:rPr xmlns:w="http://schemas.openxmlformats.org/wordprocessingml/2006/main">
            <w:rFonts w:ascii="Cambria Math" w:hAnsi="Cambria Math"/>
          </w:rPr>
          <m:t>EFC </m:t>
        </m:r>
      </m:oMath>
      <w:r w:rsidRPr="4D07E197" w:rsidR="5BC77390">
        <w:rPr>
          <w:rFonts w:ascii="Arial Nova" w:hAnsi="Arial Nova" w:eastAsia="Arial Nova" w:cs="Arial Nova"/>
        </w:rPr>
        <w:t>é o ganho de eficiência, do governo,</w:t>
      </w:r>
      <w:r w:rsidRPr="4D07E197" w:rsidR="59070506">
        <w:rPr>
          <w:rFonts w:ascii="Arial Nova" w:hAnsi="Arial Nova" w:eastAsia="Arial Nova" w:cs="Arial Nova"/>
        </w:rPr>
        <w:t xml:space="preserve"> </w:t>
      </w:r>
      <w:r w:rsidRPr="4D07E197" w:rsidR="5BC77390">
        <w:rPr>
          <w:rFonts w:ascii="Arial Nova" w:hAnsi="Arial Nova" w:eastAsia="Arial Nova" w:cs="Arial Nova"/>
        </w:rPr>
        <w:t xml:space="preserve">em </w:t>
      </w:r>
      <w:r w:rsidRPr="4D07E197" w:rsidR="1AAE76DE">
        <w:rPr>
          <w:rFonts w:ascii="Arial Nova" w:hAnsi="Arial Nova" w:eastAsia="Arial Nova" w:cs="Arial Nova"/>
        </w:rPr>
        <w:t>r</w:t>
      </w:r>
      <w:r w:rsidRPr="4D07E197" w:rsidR="5BC77390">
        <w:rPr>
          <w:rFonts w:ascii="Arial Nova" w:hAnsi="Arial Nova" w:eastAsia="Arial Nova" w:cs="Arial Nova"/>
        </w:rPr>
        <w:t xml:space="preserve">eais;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m:t>
            </m:r>
          </m:sub>
        </m:sSub>
      </m:oMath>
      <w:r w:rsidRPr="4D07E197" w:rsidR="31010B16">
        <w:rPr>
          <w:rFonts w:ascii="Arial Nova" w:hAnsi="Arial Nova" w:eastAsia="Arial Nova" w:cs="Arial Nova"/>
        </w:rPr>
        <w:t xml:space="preserve"> é o tempo necessário para </w:t>
      </w:r>
      <w:r w:rsidRPr="4D07E197" w:rsidR="06939A4F">
        <w:rPr>
          <w:rFonts w:ascii="Arial Nova" w:hAnsi="Arial Nova" w:eastAsia="Arial Nova" w:cs="Arial Nova"/>
        </w:rPr>
        <w:t>completar</w:t>
      </w:r>
      <w:r w:rsidRPr="4D07E197" w:rsidR="31010B16">
        <w:rPr>
          <w:rFonts w:ascii="Arial Nova" w:hAnsi="Arial Nova" w:eastAsia="Arial Nova" w:cs="Arial Nova"/>
        </w:rPr>
        <w:t xml:space="preserve"> uma etapa do tipo </w:t>
      </w:r>
      <m:oMath xmlns:m="http://schemas.openxmlformats.org/officeDocument/2006/math">
        <m:r>
          <w:rPr xmlns:w="http://schemas.openxmlformats.org/wordprocessingml/2006/main">
            <w:rFonts w:ascii="Cambria Math" w:hAnsi="Cambria Math"/>
          </w:rPr>
          <m:t>i </m:t>
        </m:r>
      </m:oMath>
      <w:r w:rsidRPr="4D07E197" w:rsidR="28691ADD">
        <w:rPr>
          <w:rFonts w:ascii="Arial Nova" w:hAnsi="Arial Nova" w:eastAsia="Arial Nova" w:cs="Arial Nova"/>
        </w:rPr>
        <w:t>antes da digitalização (descontado o tempo de deslocamento)</w:t>
      </w:r>
      <w:r w:rsidRPr="4D07E197" w:rsidR="225DB85B">
        <w:rPr>
          <w:rFonts w:ascii="Arial Nova" w:hAnsi="Arial Nova" w:eastAsia="Arial Nova" w:cs="Arial Nova"/>
        </w:rPr>
        <w:t>, em horas</w:t>
      </w:r>
      <w:r w:rsidRPr="4D07E197" w:rsidR="28691ADD">
        <w:rPr>
          <w:rFonts w:ascii="Arial Nova" w:hAnsi="Arial Nova" w:eastAsia="Arial Nova" w:cs="Arial Nova"/>
        </w:rPr>
        <w:t xml:space="preserv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oMath>
      <w:r w:rsidRPr="4D07E197" w:rsidR="5EB41E17">
        <w:rPr>
          <w:rFonts w:ascii="Arial Nova" w:hAnsi="Arial Nova" w:eastAsia="Arial Nova" w:cs="Arial Nova"/>
        </w:rPr>
        <w:t xml:space="preserve">é o tempo necessário para </w:t>
      </w:r>
      <w:r w:rsidRPr="4D07E197" w:rsidR="1C438E0E">
        <w:rPr>
          <w:rFonts w:ascii="Arial Nova" w:hAnsi="Arial Nova" w:eastAsia="Arial Nova" w:cs="Arial Nova"/>
        </w:rPr>
        <w:t xml:space="preserve">completar uma etapa do tipo </w:t>
      </w:r>
      <m:oMath xmlns:m="http://schemas.openxmlformats.org/officeDocument/2006/math">
        <m:r>
          <w:rPr xmlns:w="http://schemas.openxmlformats.org/wordprocessingml/2006/main">
            <w:rFonts w:ascii="Cambria Math" w:hAnsi="Cambria Math"/>
          </w:rPr>
          <m:t>i </m:t>
        </m:r>
      </m:oMath>
      <w:r w:rsidRPr="4D07E197" w:rsidR="26CA1FD2">
        <w:rPr>
          <w:rFonts w:ascii="Arial Nova" w:hAnsi="Arial Nova" w:eastAsia="Arial Nova" w:cs="Arial Nova"/>
        </w:rPr>
        <w:t>após a digitalização (descontado o tempo de deslocamento)</w:t>
      </w:r>
      <w:r w:rsidRPr="4D07E197" w:rsidR="55428158">
        <w:rPr>
          <w:rFonts w:ascii="Arial Nova" w:hAnsi="Arial Nova" w:eastAsia="Arial Nova" w:cs="Arial Nova"/>
        </w:rPr>
        <w:t>,</w:t>
      </w:r>
      <w:r w:rsidRPr="4D07E197" w:rsidR="3BC56BDE">
        <w:rPr>
          <w:rFonts w:ascii="Arial Nova" w:hAnsi="Arial Nova" w:eastAsia="Arial Nova" w:cs="Arial Nova"/>
        </w:rPr>
        <w:t xml:space="preserve"> </w:t>
      </w:r>
      <w:r w:rsidRPr="4D07E197" w:rsidR="55428158">
        <w:rPr>
          <w:rFonts w:ascii="Arial Nova" w:hAnsi="Arial Nova" w:eastAsia="Arial Nova" w:cs="Arial Nova"/>
        </w:rPr>
        <w:t>em horas</w:t>
      </w:r>
      <w:r w:rsidRPr="4D07E197" w:rsidR="26CA1FD2">
        <w:rPr>
          <w:rFonts w:ascii="Arial Nova" w:hAnsi="Arial Nova" w:eastAsia="Arial Nova" w:cs="Arial Nova"/>
        </w:rPr>
        <w:t xml:space="preserv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oMath>
      <w:r w:rsidRPr="4D07E197" w:rsidR="41DE7B85">
        <w:rPr>
          <w:rFonts w:ascii="Arial Nova" w:hAnsi="Arial Nova" w:eastAsia="Arial Nova" w:cs="Arial Nova"/>
        </w:rPr>
        <w:t xml:space="preserve">é o número de etapas </w:t>
      </w:r>
      <w:r w:rsidRPr="4D07E197" w:rsidR="619766CE">
        <w:rPr>
          <w:rFonts w:ascii="Arial Nova" w:hAnsi="Arial Nova" w:eastAsia="Arial Nova" w:cs="Arial Nova"/>
        </w:rPr>
        <w:t>em que há atendimento (ou seja, em que tanto o governo quanto a sociedade devem realizar atividades</w:t>
      </w:r>
      <w:r w:rsidRPr="4D07E197" w:rsidR="49D0AFCC">
        <w:rPr>
          <w:rFonts w:ascii="Arial Nova" w:hAnsi="Arial Nova" w:eastAsia="Arial Nova" w:cs="Arial Nova"/>
        </w:rPr>
        <w:t xml:space="preserve"> </w:t>
      </w:r>
      <w:r w:rsidRPr="4D07E197" w:rsidR="49D0AFCC">
        <w:rPr>
          <w:rFonts w:ascii="Arial Nova" w:hAnsi="Arial Nova" w:eastAsia="Arial Nova" w:cs="Arial Nova"/>
        </w:rPr>
        <w:t xml:space="preserve">pré</w:t>
      </w:r>
      <w:r w:rsidRPr="4D07E197" w:rsidR="49D0AFCC">
        <w:rPr>
          <w:rFonts w:ascii="Arial Nova" w:hAnsi="Arial Nova" w:eastAsia="Arial Nova" w:cs="Arial Nova"/>
        </w:rPr>
        <w:t xml:space="preserve">-digitalização</w:t>
      </w:r>
      <w:r w:rsidRPr="4D07E197" w:rsidR="3BCF2539">
        <w:rPr>
          <w:rFonts w:ascii="Arial Nova" w:hAnsi="Arial Nova" w:eastAsia="Arial Nova" w:cs="Arial Nova"/>
        </w:rPr>
        <w:t xml:space="preserv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media sociedade</m:t>
            </m:r>
          </m:sub>
        </m:sSub>
      </m:oMath>
      <w:r w:rsidRPr="4D07E197" w:rsidR="15D892E2">
        <w:rPr>
          <w:rFonts w:ascii="Arial Nova" w:hAnsi="Arial Nova" w:eastAsia="Arial Nova" w:cs="Arial Nova"/>
        </w:rPr>
        <w:t>é a renda média da sociedade</w:t>
      </w:r>
      <w:r w:rsidRPr="4D07E197" w:rsidR="485BDD5E">
        <w:rPr>
          <w:rFonts w:ascii="Arial Nova" w:hAnsi="Arial Nova" w:eastAsia="Arial Nova" w:cs="Arial Nova"/>
        </w:rPr>
        <w:t xml:space="preserve">, em </w:t>
      </w:r>
      <w:r w:rsidRPr="4D07E197" w:rsidR="3DF2853E">
        <w:rPr>
          <w:rFonts w:ascii="Arial Nova" w:hAnsi="Arial Nova" w:eastAsia="Arial Nova" w:cs="Arial Nova"/>
        </w:rPr>
        <w:t>r</w:t>
      </w:r>
      <w:r w:rsidRPr="4D07E197" w:rsidR="485BDD5E">
        <w:rPr>
          <w:rFonts w:ascii="Arial Nova" w:hAnsi="Arial Nova" w:eastAsia="Arial Nova" w:cs="Arial Nova"/>
        </w:rPr>
        <w:t>eais</w:t>
      </w:r>
      <w:r w:rsidRPr="4D07E197" w:rsidR="15D892E2">
        <w:rPr>
          <w:rFonts w:ascii="Arial Nova" w:hAnsi="Arial Nova" w:eastAsia="Arial Nova" w:cs="Arial Nova"/>
        </w:rPr>
        <w:t xml:space="preserve">; 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media governo</m:t>
            </m:r>
          </m:sub>
        </m:sSub>
      </m:oMath>
      <w:r w:rsidRPr="4D07E197" w:rsidR="39094CAB">
        <w:rPr>
          <w:rFonts w:ascii="Arial Nova" w:hAnsi="Arial Nova" w:eastAsia="Arial Nova" w:cs="Arial Nova"/>
        </w:rPr>
        <w:t>é a renda média dos prestadores do serviço (no caso, os agentes do governo)</w:t>
      </w:r>
      <w:r w:rsidRPr="4D07E197" w:rsidR="3E6C03B5">
        <w:rPr>
          <w:rFonts w:ascii="Arial Nova" w:hAnsi="Arial Nova" w:eastAsia="Arial Nova" w:cs="Arial Nova"/>
        </w:rPr>
        <w:t>, em Reais</w:t>
      </w:r>
      <w:r w:rsidRPr="4D07E197" w:rsidR="39094CAB">
        <w:rPr>
          <w:rFonts w:ascii="Arial Nova" w:hAnsi="Arial Nova" w:eastAsia="Arial Nova" w:cs="Arial Nova"/>
        </w:rPr>
        <w:t>.</w:t>
      </w:r>
    </w:p>
    <w:p w:rsidR="1AD47121" w:rsidP="4D07E197" w:rsidRDefault="1AD47121" w14:paraId="7CF6E548" w14:textId="7B06A30A">
      <w:pPr>
        <w:spacing w:before="240" w:after="240"/>
        <w:ind w:firstLine="708"/>
        <w:jc w:val="both"/>
        <w:rPr>
          <w:rFonts w:ascii="Arial Nova" w:hAnsi="Arial Nova" w:eastAsia="Arial Nova" w:cs="Arial Nova"/>
        </w:rPr>
      </w:pPr>
    </w:p>
    <w:p w:rsidR="15ED5DF9" w:rsidP="4D07E197" w:rsidRDefault="15ED5DF9" w14:paraId="50DD67EC" w14:textId="5B5609FB">
      <w:pPr>
        <w:spacing w:before="240" w:after="240"/>
        <w:rPr>
          <w:rFonts w:ascii="Arial Nova" w:hAnsi="Arial Nova" w:eastAsia="Arial Nova" w:cs="Arial Nova"/>
          <w:b w:val="1"/>
          <w:bCs w:val="1"/>
        </w:rPr>
      </w:pPr>
      <w:r w:rsidRPr="4D07E197" w:rsidR="11498A92">
        <w:rPr>
          <w:rFonts w:ascii="Arial Nova" w:hAnsi="Arial Nova" w:eastAsia="Arial Nova" w:cs="Arial Nova"/>
          <w:b w:val="1"/>
          <w:bCs w:val="1"/>
        </w:rPr>
        <w:t xml:space="preserve">Custos </w:t>
      </w:r>
      <w:r w:rsidRPr="4D07E197" w:rsidR="7F11FF80">
        <w:rPr>
          <w:rFonts w:ascii="Arial Nova" w:hAnsi="Arial Nova" w:eastAsia="Arial Nova" w:cs="Arial Nova"/>
          <w:b w:val="1"/>
          <w:bCs w:val="1"/>
        </w:rPr>
        <w:t>d</w:t>
      </w:r>
      <w:r w:rsidRPr="4D07E197" w:rsidR="11498A92">
        <w:rPr>
          <w:rFonts w:ascii="Arial Nova" w:hAnsi="Arial Nova" w:eastAsia="Arial Nova" w:cs="Arial Nova"/>
          <w:b w:val="1"/>
          <w:bCs w:val="1"/>
        </w:rPr>
        <w:t>e transporte</w:t>
      </w:r>
    </w:p>
    <w:p w:rsidR="15ED5DF9" w:rsidP="4D07E197" w:rsidRDefault="00A25A2E" w14:textId="5B5609FB" w14:paraId="6D64D184">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gasolina</m:t>
            </m:r>
          </m:sub>
        </m:sSub>
        <m:r>
          <w:rPr xmlns:w="http://schemas.openxmlformats.org/wordprocessingml/2006/main">
            <w:rFonts w:ascii="Cambria Math" w:hAnsi="Cambria Math"/>
          </w:rPr>
          <m:t> = </m:t>
        </m:r>
        <m:d>
          <m:dPr>
            <m:ctrlPr>
              <w:rPr xmlns:w="http://schemas.openxmlformats.org/wordprocessingml/2006/main">
                <w:rFonts w:ascii="Cambria Math" w:hAnsi="Cambria Math"/>
              </w:rPr>
            </m:ctrlPr>
          </m:dPr>
          <m:e>
            <m:f>
              <m:fPr>
                <m:ctrlPr>
                  <w:rPr xmlns:w="http://schemas.openxmlformats.org/wordprocessingml/2006/main">
                    <w:rFonts w:ascii="Cambria Math" w:hAnsi="Cambria Math"/>
                  </w:rPr>
                </m:ctrlPr>
              </m:fPr>
              <m:num>
                <m:r>
                  <w:rPr xmlns:w="http://schemas.openxmlformats.org/wordprocessingml/2006/main">
                    <w:rFonts w:ascii="Cambria Math" w:hAnsi="Cambria Math"/>
                  </w:rPr>
                  <m:t>D</m:t>
                </m:r>
              </m:num>
              <m:den>
                <m:r>
                  <w:rPr xmlns:w="http://schemas.openxmlformats.org/wordprocessingml/2006/main">
                    <w:rFonts w:ascii="Cambria Math" w:hAnsi="Cambria Math"/>
                  </w:rPr>
                  <m:t>E</m:t>
                </m:r>
              </m:den>
            </m:f>
            <m:r>
              <w:rPr xmlns:w="http://schemas.openxmlformats.org/wordprocessingml/2006/main">
                <w:rFonts w:ascii="Cambria Math" w:hAnsi="Cambria Math"/>
              </w:rPr>
              <m:t> </m:t>
            </m:r>
          </m:e>
        </m:d>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gasolina</m:t>
            </m:r>
          </m:sub>
        </m:sSub>
        <m:r>
          <w:rPr xmlns:w="http://schemas.openxmlformats.org/wordprocessingml/2006/main">
            <w:rFonts w:ascii="Cambria Math" w:hAnsi="Cambria Math"/>
          </w:rPr>
          <m:t> × PO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particular</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etapas desloc</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w:r w:rsidRPr="4D07E197" w:rsidR="17A0B808">
        <w:rPr>
          <w:rFonts w:ascii="Arial Nova" w:hAnsi="Arial Nova" w:eastAsia="Arial Nova" w:cs="Arial Nova"/>
        </w:rPr>
        <w:t xml:space="preserve"> </w:t>
      </w:r>
      <w:r w:rsidRPr="4D07E197" w:rsidR="17A0B808">
        <w:rPr>
          <w:rFonts w:ascii="Arial Nova" w:hAnsi="Arial Nova" w:eastAsia="Arial Nova" w:cs="Arial Nova"/>
          <w:b w:val="1"/>
          <w:bCs w:val="1"/>
        </w:rPr>
        <w:t xml:space="preserve">  (4)</w:t>
      </w:r>
    </w:p>
    <w:p w:rsidR="15ED5DF9" w:rsidP="4D07E197" w:rsidRDefault="00A25A2E" w14:paraId="0B62DFBD" w14:textId="5B5609FB">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passagem</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passagem</m:t>
            </m:r>
          </m:sub>
        </m:sSub>
        <m:r>
          <w:rPr xmlns:w="http://schemas.openxmlformats.org/wordprocessingml/2006/main">
            <w:rFonts w:ascii="Cambria Math" w:hAnsi="Cambria Math"/>
          </w:rPr>
          <m:t> × PO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publico</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etaaps desloc</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w:r w:rsidRPr="4D07E197" w:rsidR="1D96E2B6">
        <w:rPr>
          <w:rFonts w:ascii="Arial Nova" w:hAnsi="Arial Nova" w:eastAsia="Arial Nova" w:cs="Arial Nova"/>
          <w:b w:val="1"/>
          <w:bCs w:val="1"/>
        </w:rPr>
        <w:t xml:space="preserve">   (5)</w:t>
      </w:r>
    </w:p>
    <w:p w:rsidR="69B809F2" w:rsidP="4D07E197" w:rsidRDefault="00A25A2E" w14:paraId="15F6C59D" w14:textId="3BD8524A">
      <w:pPr>
        <w:spacing w:before="240" w:after="240"/>
        <w:ind w:firstLine="0"/>
        <w:jc w:val="both"/>
        <w:rPr>
          <w:rFonts w:ascii="Arial Nova" w:hAnsi="Arial Nova" w:eastAsia="Arial Nova" w:cs="Arial Nova"/>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gasolina</m:t>
            </m:r>
          </m:sub>
        </m:sSub>
      </m:oMath>
      <w:r w:rsidRPr="4D07E197" w:rsidR="338476EF">
        <w:rPr>
          <w:rFonts w:ascii="Arial Nova" w:hAnsi="Arial Nova" w:eastAsia="Arial Nova" w:cs="Arial Nova"/>
          <w:b w:val="1"/>
          <w:bCs w:val="1"/>
        </w:rPr>
        <w:t xml:space="preserve"> </w:t>
      </w:r>
      <w:r w:rsidRPr="4D07E197" w:rsidR="338476EF">
        <w:rPr>
          <w:rFonts w:ascii="Arial Nova" w:hAnsi="Arial Nova" w:eastAsia="Arial Nova" w:cs="Arial Nova"/>
        </w:rPr>
        <w:t xml:space="preserve">é</w:t>
      </w:r>
      <w:r w:rsidRPr="4D07E197" w:rsidR="338476EF">
        <w:rPr>
          <w:rFonts w:ascii="Arial Nova" w:hAnsi="Arial Nova" w:eastAsia="Arial Nova" w:cs="Arial Nova"/>
        </w:rPr>
        <w:t xml:space="preserve"> o gasto da sociedade com gasolina antes da digitalização, em </w:t>
      </w:r>
      <w:r w:rsidRPr="4D07E197" w:rsidR="20971B9D">
        <w:rPr>
          <w:rFonts w:ascii="Arial Nova" w:hAnsi="Arial Nova" w:eastAsia="Arial Nova" w:cs="Arial Nova"/>
        </w:rPr>
        <w:t>r</w:t>
      </w:r>
      <w:r w:rsidRPr="4D07E197" w:rsidR="338476EF">
        <w:rPr>
          <w:rFonts w:ascii="Arial Nova" w:hAnsi="Arial Nova" w:eastAsia="Arial Nova" w:cs="Arial Nova"/>
        </w:rPr>
        <w:t xml:space="preserve">eais;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passagem</m:t>
            </m:r>
          </m:sub>
        </m:sSub>
      </m:oMath>
      <w:r w:rsidRPr="4D07E197" w:rsidR="464381CE">
        <w:rPr>
          <w:rFonts w:ascii="Arial Nova" w:hAnsi="Arial Nova" w:eastAsia="Arial Nova" w:cs="Arial Nova"/>
        </w:rPr>
        <w:t xml:space="preserve">é o gasto da sociedade com passagem de transporte público antes da digitalização, em </w:t>
      </w:r>
      <w:r w:rsidRPr="4D07E197" w:rsidR="6D984AAA">
        <w:rPr>
          <w:rFonts w:ascii="Arial Nova" w:hAnsi="Arial Nova" w:eastAsia="Arial Nova" w:cs="Arial Nova"/>
        </w:rPr>
        <w:t>r</w:t>
      </w:r>
      <w:r w:rsidRPr="4D07E197" w:rsidR="464381CE">
        <w:rPr>
          <w:rFonts w:ascii="Arial Nova" w:hAnsi="Arial Nova" w:eastAsia="Arial Nova" w:cs="Arial Nova"/>
        </w:rPr>
        <w:t xml:space="preserve">eais; </w:t>
      </w:r>
      <m:oMath xmlns:m="http://schemas.openxmlformats.org/officeDocument/2006/math">
        <m:r>
          <w:rPr xmlns:w="http://schemas.openxmlformats.org/wordprocessingml/2006/main">
            <w:rFonts w:ascii="Cambria Math" w:hAnsi="Cambria Math"/>
          </w:rPr>
          <m:t>D </m:t>
        </m:r>
      </m:oMath>
      <w:r w:rsidRPr="4D07E197" w:rsidR="5C00492F">
        <w:rPr>
          <w:rFonts w:ascii="Arial Nova" w:hAnsi="Arial Nova" w:eastAsia="Arial Nova" w:cs="Arial Nova"/>
        </w:rPr>
        <w:t xml:space="preserve">é a distância média percorrida para realizar alguma etapa do serviço de maneira presencial, em </w:t>
      </w:r>
      <w:r w:rsidRPr="4D07E197" w:rsidR="6B2E5CD6">
        <w:rPr>
          <w:rFonts w:ascii="Arial Nova" w:hAnsi="Arial Nova" w:eastAsia="Arial Nova" w:cs="Arial Nova"/>
        </w:rPr>
        <w:t>quilômetros</w:t>
      </w:r>
      <w:r w:rsidRPr="4D07E197" w:rsidR="5C00492F">
        <w:rPr>
          <w:rFonts w:ascii="Arial Nova" w:hAnsi="Arial Nova" w:eastAsia="Arial Nova" w:cs="Arial Nova"/>
        </w:rPr>
        <w:t xml:space="preserve">; </w:t>
      </w:r>
      <m:oMath xmlns:m="http://schemas.openxmlformats.org/officeDocument/2006/math">
        <m:r>
          <w:rPr xmlns:w="http://schemas.openxmlformats.org/wordprocessingml/2006/main">
            <w:rFonts w:ascii="Cambria Math" w:hAnsi="Cambria Math"/>
          </w:rPr>
          <m:t>E </m:t>
        </m:r>
      </m:oMath>
      <w:r w:rsidRPr="4D07E197" w:rsidR="4CBDA607">
        <w:rPr>
          <w:rFonts w:ascii="Arial Nova" w:hAnsi="Arial Nova" w:eastAsia="Arial Nova" w:cs="Arial Nova"/>
        </w:rPr>
        <w:t xml:space="preserve">é a eficiência energética média dos veículos, em quilômetros por litro;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gasolina</m:t>
            </m:r>
          </m:sub>
        </m:sSub>
      </m:oMath>
      <w:r w:rsidRPr="4D07E197" w:rsidR="47CC7413">
        <w:rPr>
          <w:rFonts w:ascii="Arial Nova" w:hAnsi="Arial Nova" w:eastAsia="Arial Nova" w:cs="Arial Nova"/>
        </w:rPr>
        <w:t xml:space="preserve"> é o preço da gasolina, em </w:t>
      </w:r>
      <w:r w:rsidRPr="4D07E197" w:rsidR="684149CA">
        <w:rPr>
          <w:rFonts w:ascii="Arial Nova" w:hAnsi="Arial Nova" w:eastAsia="Arial Nova" w:cs="Arial Nova"/>
        </w:rPr>
        <w:t>r</w:t>
      </w:r>
      <w:r w:rsidRPr="4D07E197" w:rsidR="47CC7413">
        <w:rPr>
          <w:rFonts w:ascii="Arial Nova" w:hAnsi="Arial Nova" w:eastAsia="Arial Nova" w:cs="Arial Nova"/>
        </w:rPr>
        <w:t>eais</w:t>
      </w:r>
      <w:r w:rsidRPr="4D07E197" w:rsidR="6B6308D5">
        <w:rPr>
          <w:rFonts w:ascii="Arial Nova" w:hAnsi="Arial Nova" w:eastAsia="Arial Nova" w:cs="Arial Nova"/>
        </w:rPr>
        <w:t xml:space="preserve"> por litro</w:t>
      </w:r>
      <w:r w:rsidRPr="4D07E197" w:rsidR="47CC7413">
        <w:rPr>
          <w:rFonts w:ascii="Arial Nova" w:hAnsi="Arial Nova" w:eastAsia="Arial Nova" w:cs="Arial Nova"/>
        </w:rPr>
        <w:t>;</w:t>
      </w:r>
      <w:r w:rsidRPr="4D07E197" w:rsidR="42D634DC">
        <w:rPr>
          <w:rFonts w:ascii="Arial Nova" w:hAnsi="Arial Nova" w:eastAsia="Arial Nova" w:cs="Arial Nova"/>
        </w:rPr>
        <w:t xml:space="preserv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passagem</m:t>
            </m:r>
          </m:sub>
        </m:sSub>
      </m:oMath>
      <w:r w:rsidRPr="4D07E197" w:rsidR="47CC7413">
        <w:rPr>
          <w:rFonts w:ascii="Arial Nova" w:hAnsi="Arial Nova" w:eastAsia="Arial Nova" w:cs="Arial Nova"/>
        </w:rPr>
        <w:t xml:space="preserve"> </w:t>
      </w:r>
      <w:r w:rsidRPr="4D07E197" w:rsidR="45CD052B">
        <w:rPr>
          <w:rFonts w:ascii="Arial Nova" w:hAnsi="Arial Nova" w:eastAsia="Arial Nova" w:cs="Arial Nova"/>
        </w:rPr>
        <w:t xml:space="preserve">é o preço da passagem (ida e volta), em </w:t>
      </w:r>
      <w:r w:rsidRPr="4D07E197" w:rsidR="71FA4C8B">
        <w:rPr>
          <w:rFonts w:ascii="Arial Nova" w:hAnsi="Arial Nova" w:eastAsia="Arial Nova" w:cs="Arial Nova"/>
        </w:rPr>
        <w:t>r</w:t>
      </w:r>
      <w:r w:rsidRPr="4D07E197" w:rsidR="45CD052B">
        <w:rPr>
          <w:rFonts w:ascii="Arial Nova" w:hAnsi="Arial Nova" w:eastAsia="Arial Nova" w:cs="Arial Nova"/>
        </w:rPr>
        <w:t xml:space="preserve">eais; </w:t>
      </w:r>
      <m:oMath xmlns:m="http://schemas.openxmlformats.org/officeDocument/2006/math">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particular</m:t>
            </m:r>
          </m:sub>
        </m:sSub>
      </m:oMath>
      <w:r w:rsidRPr="4D07E197" w:rsidR="54667491">
        <w:rPr>
          <w:rFonts w:ascii="Arial Nova" w:hAnsi="Arial Nova" w:eastAsia="Arial Nova" w:cs="Arial Nova"/>
        </w:rPr>
        <w:t xml:space="preserve"> é a proporção da população que utiliza veículo particular; </w:t>
      </w:r>
      <w:r w:rsidRPr="4D07E197" w:rsidR="04C0B7D6">
        <w:rPr>
          <w:rFonts w:ascii="Arial Nova" w:hAnsi="Arial Nova" w:eastAsia="Arial Nova" w:cs="Arial Nova"/>
        </w:rPr>
        <w:t xml:space="preserve">e </w:t>
      </w:r>
      <m:oMath xmlns:m="http://schemas.openxmlformats.org/officeDocument/2006/math">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publico</m:t>
            </m:r>
          </m:sub>
        </m:sSub>
      </m:oMath>
      <w:r w:rsidRPr="4D07E197" w:rsidR="3CC00BAA">
        <w:rPr>
          <w:rFonts w:ascii="Arial Nova" w:hAnsi="Arial Nova" w:eastAsia="Arial Nova" w:cs="Arial Nova"/>
        </w:rPr>
        <w:t xml:space="preserve"> é a proporção da população que utiliza transporte público</w:t>
      </w:r>
    </w:p>
    <w:p w:rsidR="69B809F2" w:rsidP="4D07E197" w:rsidRDefault="69B809F2" w14:paraId="6AD87C96" w14:textId="72E9B425">
      <w:pPr>
        <w:spacing w:before="240" w:after="240"/>
        <w:rPr>
          <w:rFonts w:ascii="Arial Nova" w:hAnsi="Arial Nova" w:eastAsia="Arial Nova" w:cs="Arial Nova"/>
        </w:rPr>
      </w:pPr>
    </w:p>
    <w:p w:rsidR="1471348B" w:rsidP="4D07E197" w:rsidRDefault="15ED5DF9" w14:paraId="325A5DED" w14:textId="0710CA2D">
      <w:pPr>
        <w:spacing w:before="240" w:after="240"/>
        <w:rPr>
          <w:rFonts w:ascii="Arial Nova" w:hAnsi="Arial Nova" w:eastAsia="Arial Nova" w:cs="Arial Nova"/>
          <w:b w:val="1"/>
          <w:bCs w:val="1"/>
        </w:rPr>
      </w:pPr>
      <w:r w:rsidRPr="4D07E197" w:rsidR="11498A92">
        <w:rPr>
          <w:rFonts w:ascii="Arial Nova" w:hAnsi="Arial Nova" w:eastAsia="Arial Nova" w:cs="Arial Nova"/>
          <w:b w:val="1"/>
          <w:bCs w:val="1"/>
        </w:rPr>
        <w:t xml:space="preserve">Custos </w:t>
      </w:r>
      <w:r w:rsidRPr="4D07E197" w:rsidR="7DF76AD4">
        <w:rPr>
          <w:rFonts w:ascii="Arial Nova" w:hAnsi="Arial Nova" w:eastAsia="Arial Nova" w:cs="Arial Nova"/>
          <w:b w:val="1"/>
          <w:bCs w:val="1"/>
        </w:rPr>
        <w:t xml:space="preserve">com </w:t>
      </w:r>
      <w:r w:rsidRPr="4D07E197" w:rsidR="11498A92">
        <w:rPr>
          <w:rFonts w:ascii="Arial Nova" w:hAnsi="Arial Nova" w:eastAsia="Arial Nova" w:cs="Arial Nova"/>
          <w:b w:val="1"/>
          <w:bCs w:val="1"/>
        </w:rPr>
        <w:t>aluguel</w:t>
      </w:r>
      <w:r w:rsidRPr="4D07E197" w:rsidR="5523EB12">
        <w:rPr>
          <w:rFonts w:ascii="Arial Nova" w:hAnsi="Arial Nova" w:eastAsia="Arial Nova" w:cs="Arial Nova"/>
          <w:b w:val="1"/>
          <w:bCs w:val="1"/>
        </w:rPr>
        <w:t xml:space="preserve">        </w:t>
      </w:r>
    </w:p>
    <w:p w:rsidR="1471348B" w:rsidP="4D07E197" w:rsidRDefault="00A25A2E" w14:paraId="511E28DB" w14:textId="32E5AD4F">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armaz papel</m:t>
            </m:r>
          </m:sub>
        </m:sSub>
        <m:r>
          <w:rPr xmlns:w="http://schemas.openxmlformats.org/wordprocessingml/2006/main">
            <w:rFonts w:ascii="Cambria Math" w:hAnsi="Cambria Math"/>
          </w:rPr>
          <m:t>=</m:t>
        </m:r>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Q</m:t>
                </m:r>
              </m:e>
              <m:sub>
                <m:r>
                  <w:rPr xmlns:w="http://schemas.openxmlformats.org/wordprocessingml/2006/main">
                    <w:rFonts w:ascii="Cambria Math" w:hAnsi="Cambria Math"/>
                  </w:rPr>
                  <m:t>documentos</m:t>
                </m:r>
              </m:sub>
            </m:sSub>
            <m:r>
              <w:rPr xmlns:w="http://schemas.openxmlformats.org/wordprocessingml/2006/main">
                <w:rFonts w:ascii="Cambria Math" w:hAnsi="Cambria Math"/>
              </w:rPr>
              <m:t>×α</m:t>
            </m:r>
          </m:e>
        </m:d>
        <m:r>
          <w:rPr xmlns:w="http://schemas.openxmlformats.org/wordprocessingml/2006/main">
            <w:rFonts w:ascii="Cambria Math" w:hAnsi="Cambria Math"/>
          </w:rPr>
          <m:t>×</m:t>
        </m:r>
        <m:d>
          <m:dPr>
            <m:ctrlPr>
              <w:rPr xmlns:w="http://schemas.openxmlformats.org/wordprocessingml/2006/main">
                <w:rFonts w:ascii="Cambria Math" w:hAnsi="Cambria Math"/>
              </w:rPr>
            </m:ctrlPr>
          </m:dPr>
          <m:e>
            <m:f>
              <m:fPr>
                <m:ctrlPr>
                  <w:rPr xmlns:w="http://schemas.openxmlformats.org/wordprocessingml/2006/main">
                    <w:rFonts w:ascii="Cambria Math" w:hAnsi="Cambria Math"/>
                  </w:rPr>
                </m:ctrlPr>
              </m:fPr>
              <m:num>
                <m:r>
                  <w:rPr xmlns:w="http://schemas.openxmlformats.org/wordprocessingml/2006/main">
                    <w:rFonts w:ascii="Cambria Math" w:hAnsi="Cambria Math"/>
                  </w:rPr>
                  <m:t>1</m:t>
                </m:r>
              </m:num>
              <m:den>
                <m:f>
                  <m:fPr>
                    <m:ctrlPr>
                      <w:rPr xmlns:w="http://schemas.openxmlformats.org/wordprocessingml/2006/main">
                        <w:rFonts w:ascii="Cambria Math" w:hAnsi="Cambria Math"/>
                      </w:rPr>
                    </m:ctrlPr>
                  </m:fPr>
                  <m:num>
                    <m:r>
                      <w:rPr xmlns:w="http://schemas.openxmlformats.org/wordprocessingml/2006/main">
                        <w:rFonts w:ascii="Cambria Math" w:hAnsi="Cambria Math"/>
                      </w:rPr>
                      <m:t>500</m:t>
                    </m:r>
                  </m:num>
                  <m:den>
                    <m:r>
                      <w:rPr xmlns:w="http://schemas.openxmlformats.org/wordprocessingml/2006/main">
                        <w:rFonts w:ascii="Cambria Math" w:hAnsi="Cambria Math"/>
                      </w:rPr>
                      <m:t>24</m:t>
                    </m:r>
                  </m:den>
                </m:f>
              </m:den>
            </m:f>
          </m:e>
        </m:d>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aluguel </m:t>
            </m:r>
            <m:sSup>
              <m:sSupPr>
                <m:ctrlPr>
                  <w:rPr xmlns:w="http://schemas.openxmlformats.org/wordprocessingml/2006/main">
                    <w:rFonts w:ascii="Cambria Math" w:hAnsi="Cambria Math"/>
                  </w:rPr>
                </m:ctrlPr>
              </m:sSupPr>
              <m:e>
                <m:r>
                  <w:rPr xmlns:w="http://schemas.openxmlformats.org/wordprocessingml/2006/main">
                    <w:rFonts w:ascii="Cambria Math" w:hAnsi="Cambria Math"/>
                  </w:rPr>
                  <m:t>m</m:t>
                </m:r>
              </m:e>
              <m:sup>
                <m:r>
                  <w:rPr xmlns:w="http://schemas.openxmlformats.org/wordprocessingml/2006/main">
                    <w:rFonts w:ascii="Cambria Math" w:hAnsi="Cambria Math"/>
                  </w:rPr>
                  <m:t>2</m:t>
                </m:r>
              </m:sup>
            </m:sSup>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w:r w:rsidRPr="4D07E197" w:rsidR="7D2DD42D">
        <w:rPr>
          <w:rFonts w:ascii="Arial Nova" w:hAnsi="Arial Nova" w:eastAsia="Arial Nova" w:cs="Arial Nova"/>
        </w:rPr>
        <w:t xml:space="preserve">  </w:t>
      </w:r>
      <w:r w:rsidRPr="4D07E197" w:rsidR="7D2DD42D">
        <w:rPr>
          <w:rFonts w:ascii="Arial Nova" w:hAnsi="Arial Nova" w:eastAsia="Arial Nova" w:cs="Arial Nova"/>
          <w:b w:val="1"/>
          <w:bCs w:val="1"/>
        </w:rPr>
        <w:t xml:space="preserve"> (6)</w:t>
      </w:r>
    </w:p>
    <w:p w:rsidR="1471348B" w:rsidP="4D07E197" w:rsidRDefault="00A25A2E" w14:paraId="31087E6E" w14:textId="3630E21C">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espaco pessoal</m:t>
            </m:r>
          </m:sub>
        </m:sSub>
        <m:r>
          <w:rPr xmlns:w="http://schemas.openxmlformats.org/wordprocessingml/2006/main">
            <w:rFonts w:ascii="Cambria Math" w:hAnsi="Cambria Math"/>
          </w:rPr>
          <m:t> = </m:t>
        </m:r>
        <m:d>
          <m:dPr>
            <m:ctrlPr>
              <w:rPr xmlns:w="http://schemas.openxmlformats.org/wordprocessingml/2006/main">
                <w:rFonts w:ascii="Cambria Math" w:hAnsi="Cambria Math"/>
              </w:rPr>
            </m:ctrlPr>
          </m:dPr>
          <m:e>
            <m:r>
              <w:rPr xmlns:w="http://schemas.openxmlformats.org/wordprocessingml/2006/main">
                <w:rFonts w:ascii="Cambria Math" w:hAnsi="Cambria Math"/>
              </w:rPr>
              <m:t>EFC÷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media sociedade</m:t>
                </m:r>
              </m:sub>
            </m:sSub>
          </m:e>
        </m:d>
        <m:r>
          <w:rPr xmlns:w="http://schemas.openxmlformats.org/wordprocessingml/2006/main">
            <w:rFonts w:ascii="Cambria Math" w:hAnsi="Cambria Math"/>
          </w:rPr>
          <m:t>×</m:t>
        </m:r>
        <m:sSubSup>
          <m:sSubSupPr>
            <m:ctrlPr>
              <w:rPr xmlns:w="http://schemas.openxmlformats.org/wordprocessingml/2006/main">
                <w:rFonts w:ascii="Cambria Math" w:hAnsi="Cambria Math"/>
              </w:rPr>
            </m:ctrlPr>
          </m:sSubSupPr>
          <m:e>
            <m:r>
              <w:rPr xmlns:w="http://schemas.openxmlformats.org/wordprocessingml/2006/main">
                <w:rFonts w:ascii="Cambria Math" w:hAnsi="Cambria Math"/>
              </w:rPr>
              <m:t>M</m:t>
            </m:r>
          </m:e>
          <m:sub>
            <m:r>
              <w:rPr xmlns:w="http://schemas.openxmlformats.org/wordprocessingml/2006/main">
                <w:rFonts w:ascii="Cambria Math" w:hAnsi="Cambria Math"/>
              </w:rPr>
              <m:t>trabalhador</m:t>
            </m:r>
          </m:sub>
          <m:sup>
            <m:r>
              <w:rPr xmlns:w="http://schemas.openxmlformats.org/wordprocessingml/2006/main">
                <w:rFonts w:ascii="Cambria Math" w:hAnsi="Cambria Math"/>
              </w:rPr>
              <m:t>2</m:t>
            </m:r>
          </m:sup>
        </m:sSubSup>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aluguel </m:t>
            </m:r>
            <m:sSup>
              <m:sSupPr>
                <m:ctrlPr>
                  <w:rPr xmlns:w="http://schemas.openxmlformats.org/wordprocessingml/2006/main">
                    <w:rFonts w:ascii="Cambria Math" w:hAnsi="Cambria Math"/>
                  </w:rPr>
                </m:ctrlPr>
              </m:sSupPr>
              <m:e>
                <m:r>
                  <w:rPr xmlns:w="http://schemas.openxmlformats.org/wordprocessingml/2006/main">
                    <w:rFonts w:ascii="Cambria Math" w:hAnsi="Cambria Math"/>
                  </w:rPr>
                  <m:t>m</m:t>
                </m:r>
              </m:e>
              <m:sup>
                <m:r>
                  <w:rPr xmlns:w="http://schemas.openxmlformats.org/wordprocessingml/2006/main">
                    <w:rFonts w:ascii="Cambria Math" w:hAnsi="Cambria Math"/>
                  </w:rPr>
                  <m:t>2</m:t>
                </m:r>
              </m:sup>
            </m:sSup>
          </m:sub>
        </m:sSub>
      </m:oMath>
      <w:r w:rsidRPr="4D07E197" w:rsidR="44A509AB">
        <w:rPr>
          <w:rFonts w:ascii="Arial Nova" w:hAnsi="Arial Nova" w:eastAsia="Arial Nova" w:cs="Arial Nova"/>
          <w:b w:val="1"/>
          <w:bCs w:val="1"/>
        </w:rPr>
        <w:t xml:space="preserve">   (7)</w:t>
      </w:r>
    </w:p>
    <w:p w:rsidR="1471348B" w:rsidP="4D07E197" w:rsidRDefault="00A25A2E" w14:paraId="73A47F65" w14:textId="23330DFE">
      <w:pPr>
        <w:spacing w:before="240" w:after="240"/>
        <w:ind w:firstLine="0"/>
        <w:jc w:val="both"/>
        <w:rPr>
          <w:rFonts w:ascii="Arial Nova" w:hAnsi="Arial Nova" w:eastAsia="Arial Nova" w:cs="Arial Nova"/>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armaz papel</m:t>
            </m:r>
          </m:sub>
        </m:sSub>
      </m:oMath>
      <w:r w:rsidRPr="4D07E197" w:rsidR="0235A532">
        <w:rPr>
          <w:rFonts w:ascii="Arial Nova" w:hAnsi="Arial Nova" w:eastAsia="Arial Nova" w:cs="Arial Nova"/>
        </w:rPr>
        <w:t xml:space="preserve">é o gasto do governo com armazenamento de documentos e formulários em forma física, em reais;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espaco pessoal</m:t>
            </m:r>
          </m:sub>
        </m:sSub>
      </m:oMath>
      <w:r w:rsidRPr="4D07E197" w:rsidR="5AE4C51D">
        <w:rPr>
          <w:rFonts w:ascii="Arial Nova" w:hAnsi="Arial Nova" w:eastAsia="Arial Nova" w:cs="Arial Nova"/>
        </w:rPr>
        <w:t xml:space="preserve">é o gasto do governo com aluguel de espaço físico para seus agentes, em reais;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Q</m:t>
            </m:r>
          </m:e>
          <m:sub>
            <m:r>
              <w:rPr xmlns:w="http://schemas.openxmlformats.org/wordprocessingml/2006/main">
                <w:rFonts w:ascii="Cambria Math" w:hAnsi="Cambria Math"/>
              </w:rPr>
              <m:t>documentos</m:t>
            </m:r>
          </m:sub>
        </m:sSub>
      </m:oMath>
      <w:r w:rsidRPr="4D07E197" w:rsidR="190497A1">
        <w:rPr>
          <w:rFonts w:ascii="Arial Nova" w:hAnsi="Arial Nova" w:eastAsia="Arial Nova" w:cs="Arial Nova"/>
        </w:rPr>
        <w:t xml:space="preserve">é a quantidade de documentos e formulários necessários para que o serviço seja concluído; </w:t>
      </w:r>
      <m:oMath xmlns:m="http://schemas.openxmlformats.org/officeDocument/2006/math">
        <m:r>
          <w:rPr xmlns:w="http://schemas.openxmlformats.org/wordprocessingml/2006/main">
            <w:rFonts w:ascii="Cambria Math" w:hAnsi="Cambria Math"/>
          </w:rPr>
          <m:t>α</m:t>
        </m:r>
      </m:oMath>
      <w:r w:rsidRPr="4D07E197" w:rsidR="1FC5CD0A">
        <w:rPr>
          <w:rFonts w:ascii="Arial Nova" w:hAnsi="Arial Nova" w:eastAsia="Arial Nova" w:cs="Arial Nova"/>
        </w:rPr>
        <w:t xml:space="preserve"> é o fator de conversão de documentos e formulários em quantidade de folhas de papel; </w:t>
      </w:r>
      <w:r w:rsidRPr="4D07E197" w:rsidR="6EBC4BE7">
        <w:rPr>
          <w:rFonts w:ascii="Arial Nova" w:hAnsi="Arial Nova" w:eastAsia="Arial Nova" w:cs="Arial Nova"/>
        </w:rPr>
        <w:t xml:space="preserve">o termo </w:t>
      </w:r>
      <m:oMath xmlns:m="http://schemas.openxmlformats.org/officeDocument/2006/math">
        <m:d>
          <m:dPr>
            <m:ctrlPr>
              <w:rPr xmlns:w="http://schemas.openxmlformats.org/wordprocessingml/2006/main">
                <w:rFonts w:ascii="Cambria Math" w:hAnsi="Cambria Math"/>
              </w:rPr>
            </m:ctrlPr>
          </m:dPr>
          <m:e>
            <m:f>
              <m:fPr>
                <m:ctrlPr>
                  <w:rPr xmlns:w="http://schemas.openxmlformats.org/wordprocessingml/2006/main">
                    <w:rFonts w:ascii="Cambria Math" w:hAnsi="Cambria Math"/>
                  </w:rPr>
                </m:ctrlPr>
              </m:fPr>
              <m:num>
                <m:r>
                  <w:rPr xmlns:w="http://schemas.openxmlformats.org/wordprocessingml/2006/main">
                    <w:rFonts w:ascii="Cambria Math" w:hAnsi="Cambria Math"/>
                  </w:rPr>
                  <m:t>1</m:t>
                </m:r>
              </m:num>
              <m:den>
                <m:f>
                  <m:fPr>
                    <m:ctrlPr>
                      <w:rPr xmlns:w="http://schemas.openxmlformats.org/wordprocessingml/2006/main">
                        <w:rFonts w:ascii="Cambria Math" w:hAnsi="Cambria Math"/>
                      </w:rPr>
                    </m:ctrlPr>
                  </m:fPr>
                  <m:num>
                    <m:r>
                      <w:rPr xmlns:w="http://schemas.openxmlformats.org/wordprocessingml/2006/main">
                        <w:rFonts w:ascii="Cambria Math" w:hAnsi="Cambria Math"/>
                      </w:rPr>
                      <m:t>500</m:t>
                    </m:r>
                  </m:num>
                  <m:den>
                    <m:r>
                      <w:rPr xmlns:w="http://schemas.openxmlformats.org/wordprocessingml/2006/main">
                        <w:rFonts w:ascii="Cambria Math" w:hAnsi="Cambria Math"/>
                      </w:rPr>
                      <m:t>24</m:t>
                    </m:r>
                  </m:den>
                </m:f>
              </m:den>
            </m:f>
          </m:e>
        </m:d>
      </m:oMath>
      <w:r w:rsidRPr="4D07E197" w:rsidR="32BE593A">
        <w:rPr>
          <w:rFonts w:ascii="Arial Nova" w:hAnsi="Arial Nova" w:eastAsia="Arial Nova" w:cs="Arial Nova"/>
        </w:rPr>
        <w:t xml:space="preserve"> surge, pois, considera-se </w:t>
      </w:r>
      <w:r w:rsidRPr="4D07E197" w:rsidR="1FA7B7A1">
        <w:rPr>
          <w:rFonts w:ascii="Arial Nova" w:hAnsi="Arial Nova" w:eastAsia="Arial Nova" w:cs="Arial Nova"/>
        </w:rPr>
        <w:t xml:space="preserve">que </w:t>
      </w:r>
      <w:r w:rsidRPr="4D07E197" w:rsidR="5F116F8A">
        <w:rPr>
          <w:rFonts w:ascii="Arial Nova" w:hAnsi="Arial Nova" w:eastAsia="Arial Nova" w:cs="Arial Nova"/>
        </w:rPr>
        <w:t>os documentos e formulários são armazenados em caixas com capacidade para 500 folhas, que por su</w:t>
      </w:r>
      <w:r w:rsidRPr="4D07E197" w:rsidR="4712E1CE">
        <w:rPr>
          <w:rFonts w:ascii="Arial Nova" w:hAnsi="Arial Nova" w:eastAsia="Arial Nova" w:cs="Arial Nova"/>
        </w:rPr>
        <w:t xml:space="preserve">a </w:t>
      </w:r>
      <w:r w:rsidRPr="4D07E197" w:rsidR="5F116F8A">
        <w:rPr>
          <w:rFonts w:ascii="Arial Nova" w:hAnsi="Arial Nova" w:eastAsia="Arial Nova" w:cs="Arial Nova"/>
        </w:rPr>
        <w:t>ve</w:t>
      </w:r>
      <w:r w:rsidRPr="4D07E197" w:rsidR="609D62E7">
        <w:rPr>
          <w:rFonts w:ascii="Arial Nova" w:hAnsi="Arial Nova" w:eastAsia="Arial Nova" w:cs="Arial Nova"/>
        </w:rPr>
        <w:t>z são armazenadas em estantes com capacidade para 24 caixas</w:t>
      </w:r>
      <w:r w:rsidRPr="4D07E197" w:rsidR="36084951">
        <w:rPr>
          <w:rFonts w:ascii="Arial Nova" w:hAnsi="Arial Nova" w:eastAsia="Arial Nova" w:cs="Arial Nova"/>
        </w:rPr>
        <w:t xml:space="preserve"> (Guia Prático, </w:t>
      </w:r>
      <w:r w:rsidRPr="4D07E197" w:rsidR="19DF619C">
        <w:rPr>
          <w:rFonts w:ascii="Arial Nova" w:hAnsi="Arial Nova" w:eastAsia="Arial Nova" w:cs="Arial Nova"/>
        </w:rPr>
        <w:t xml:space="preserve">2022);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aluguel </m:t>
            </m:r>
            <m:sSup>
              <m:sSupPr>
                <m:ctrlPr>
                  <w:rPr xmlns:w="http://schemas.openxmlformats.org/wordprocessingml/2006/main">
                    <w:rFonts w:ascii="Cambria Math" w:hAnsi="Cambria Math"/>
                  </w:rPr>
                </m:ctrlPr>
              </m:sSupPr>
              <m:e>
                <m:r>
                  <w:rPr xmlns:w="http://schemas.openxmlformats.org/wordprocessingml/2006/main">
                    <w:rFonts w:ascii="Cambria Math" w:hAnsi="Cambria Math"/>
                  </w:rPr>
                  <m:t>m</m:t>
                </m:r>
              </m:e>
              <m:sup>
                <m:r>
                  <w:rPr xmlns:w="http://schemas.openxmlformats.org/wordprocessingml/2006/main">
                    <w:rFonts w:ascii="Cambria Math" w:hAnsi="Cambria Math"/>
                  </w:rPr>
                  <m:t>2</m:t>
                </m:r>
              </m:sup>
            </m:sSup>
          </m:sub>
        </m:sSub>
      </m:oMath>
      <w:r w:rsidRPr="4D07E197" w:rsidR="582CDA19">
        <w:rPr>
          <w:rFonts w:ascii="Arial Nova" w:hAnsi="Arial Nova" w:eastAsia="Arial Nova" w:cs="Arial Nova"/>
        </w:rPr>
        <w:t>é o preço do aluguel de um metro quadrado</w:t>
      </w:r>
      <w:r w:rsidRPr="4D07E197" w:rsidR="0555EBE8">
        <w:rPr>
          <w:rFonts w:ascii="Arial Nova" w:hAnsi="Arial Nova" w:eastAsia="Arial Nova" w:cs="Arial Nova"/>
        </w:rPr>
        <w:t>, em reais</w:t>
      </w:r>
      <w:r w:rsidRPr="4D07E197" w:rsidR="582CDA19">
        <w:rPr>
          <w:rFonts w:ascii="Arial Nova" w:hAnsi="Arial Nova" w:eastAsia="Arial Nova" w:cs="Arial Nova"/>
        </w:rPr>
        <w:t xml:space="preserve">; e </w:t>
      </w:r>
      <m:oMath xmlns:m="http://schemas.openxmlformats.org/officeDocument/2006/math">
        <m:sSubSup>
          <m:sSubSupPr>
            <m:ctrlPr>
              <w:rPr xmlns:w="http://schemas.openxmlformats.org/wordprocessingml/2006/main">
                <w:rFonts w:ascii="Cambria Math" w:hAnsi="Cambria Math"/>
              </w:rPr>
            </m:ctrlPr>
          </m:sSubSupPr>
          <m:e>
            <m:r>
              <w:rPr xmlns:w="http://schemas.openxmlformats.org/wordprocessingml/2006/main">
                <w:rFonts w:ascii="Cambria Math" w:hAnsi="Cambria Math"/>
              </w:rPr>
              <m:t>M</m:t>
            </m:r>
          </m:e>
          <m:sub>
            <m:r>
              <w:rPr xmlns:w="http://schemas.openxmlformats.org/wordprocessingml/2006/main">
                <w:rFonts w:ascii="Cambria Math" w:hAnsi="Cambria Math"/>
              </w:rPr>
              <m:t>trabalhador</m:t>
            </m:r>
          </m:sub>
          <m:sup>
            <m:r>
              <w:rPr xmlns:w="http://schemas.openxmlformats.org/wordprocessingml/2006/main">
                <w:rFonts w:ascii="Cambria Math" w:hAnsi="Cambria Math"/>
              </w:rPr>
              <m:t>2</m:t>
            </m:r>
          </m:sup>
        </m:sSubSup>
      </m:oMath>
      <w:r w:rsidRPr="4D07E197" w:rsidR="09D485C1">
        <w:rPr>
          <w:rFonts w:ascii="Arial Nova" w:hAnsi="Arial Nova" w:eastAsia="Arial Nova" w:cs="Arial Nova"/>
        </w:rPr>
        <w:t xml:space="preserve"> é a quantidade  de metros quadrados necessários em um escritório por trabalhador (considera toda</w:t>
      </w:r>
      <w:r w:rsidRPr="4D07E197" w:rsidR="021A4B5F">
        <w:rPr>
          <w:rFonts w:ascii="Arial Nova" w:hAnsi="Arial Nova" w:eastAsia="Arial Nova" w:cs="Arial Nova"/>
        </w:rPr>
        <w:t>s as instalações</w:t>
      </w:r>
      <w:r w:rsidRPr="4D07E197" w:rsidR="51EC15A4">
        <w:rPr>
          <w:rFonts w:ascii="Arial Nova" w:hAnsi="Arial Nova" w:eastAsia="Arial Nova" w:cs="Arial Nova"/>
        </w:rPr>
        <w:t>, como salas de reunião e banheiro</w:t>
      </w:r>
      <w:r w:rsidRPr="4D07E197" w:rsidR="021A4B5F">
        <w:rPr>
          <w:rFonts w:ascii="Arial Nova" w:hAnsi="Arial Nova" w:eastAsia="Arial Nova" w:cs="Arial Nova"/>
        </w:rPr>
        <w:t>).</w:t>
      </w:r>
    </w:p>
    <w:p w:rsidR="1471348B" w:rsidP="4D07E197" w:rsidRDefault="5D08F7D3" w14:paraId="2F73C440" w14:textId="4ECAE289">
      <w:pPr>
        <w:spacing w:before="240" w:after="240"/>
        <w:rPr>
          <w:rFonts w:ascii="Arial Nova" w:hAnsi="Arial Nova" w:eastAsia="Arial Nova" w:cs="Arial Nova"/>
          <w:b w:val="1"/>
          <w:bCs w:val="1"/>
        </w:rPr>
      </w:pPr>
      <w:r w:rsidRPr="4D07E197" w:rsidR="5523EB12">
        <w:rPr>
          <w:rFonts w:ascii="Arial Nova" w:hAnsi="Arial Nova" w:eastAsia="Arial Nova" w:cs="Arial Nova"/>
          <w:b w:val="1"/>
          <w:bCs w:val="1"/>
        </w:rPr>
        <w:t xml:space="preserve">    </w:t>
      </w:r>
    </w:p>
    <w:p w:rsidR="1EE5F6AA" w:rsidP="4D07E197" w:rsidRDefault="15ED5DF9" w14:paraId="390DD2C1" w14:textId="28385BF1">
      <w:pPr>
        <w:spacing w:before="240" w:after="240"/>
        <w:rPr>
          <w:rFonts w:ascii="Arial Nova" w:hAnsi="Arial Nova" w:eastAsia="Arial Nova" w:cs="Arial Nova"/>
          <w:b w:val="1"/>
          <w:bCs w:val="1"/>
        </w:rPr>
      </w:pPr>
      <w:r w:rsidRPr="4D07E197" w:rsidR="11498A92">
        <w:rPr>
          <w:rFonts w:ascii="Arial Nova" w:hAnsi="Arial Nova" w:eastAsia="Arial Nova" w:cs="Arial Nova"/>
          <w:b w:val="1"/>
          <w:bCs w:val="1"/>
        </w:rPr>
        <w:t xml:space="preserve">Custos </w:t>
      </w:r>
      <w:r w:rsidRPr="4D07E197" w:rsidR="544D6CF5">
        <w:rPr>
          <w:rFonts w:ascii="Arial Nova" w:hAnsi="Arial Nova" w:eastAsia="Arial Nova" w:cs="Arial Nova"/>
          <w:b w:val="1"/>
          <w:bCs w:val="1"/>
        </w:rPr>
        <w:t xml:space="preserve">com </w:t>
      </w:r>
      <w:r w:rsidRPr="4D07E197" w:rsidR="11498A92">
        <w:rPr>
          <w:rFonts w:ascii="Arial Nova" w:hAnsi="Arial Nova" w:eastAsia="Arial Nova" w:cs="Arial Nova"/>
          <w:b w:val="1"/>
          <w:bCs w:val="1"/>
        </w:rPr>
        <w:t>energia</w:t>
      </w:r>
    </w:p>
    <w:p w:rsidR="1EE5F6AA" w:rsidP="4D07E197" w:rsidRDefault="00A25A2E" w14:paraId="332A461B" w14:textId="27951976">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energia gov</m:t>
            </m:r>
          </m:sub>
        </m:sSub>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kWh</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i digital </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computador</m:t>
            </m:r>
          </m:sub>
        </m:sSub>
      </m:oMath>
      <w:r w:rsidRPr="4D07E197" w:rsidR="10DEF2BC">
        <w:rPr>
          <w:rFonts w:ascii="Arial Nova" w:hAnsi="Arial Nova" w:eastAsia="Arial Nova" w:cs="Arial Nova"/>
          <w:b w:val="1"/>
          <w:bCs w:val="1"/>
        </w:rPr>
        <w:t xml:space="preserve">   (8)</w:t>
      </w:r>
    </w:p>
    <w:p w:rsidR="1EE5F6AA" w:rsidP="4D07E197" w:rsidRDefault="00A25A2E" w14:paraId="35D9D62B" w14:textId="31AF4556">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energia soc</m:t>
            </m:r>
          </m:sub>
        </m:sSub>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kWh</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i digital </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celular</m:t>
            </m:r>
          </m:sub>
        </m:sSub>
      </m:oMath>
      <w:r w:rsidRPr="4D07E197" w:rsidR="75BB9C39">
        <w:rPr>
          <w:rFonts w:ascii="Arial Nova" w:hAnsi="Arial Nova" w:eastAsia="Arial Nova" w:cs="Arial Nova"/>
          <w:b w:val="1"/>
          <w:bCs w:val="1"/>
        </w:rPr>
        <w:t xml:space="preserve">   (9)</w:t>
      </w:r>
    </w:p>
    <w:p w:rsidR="1EE5F6AA" w:rsidP="4D07E197" w:rsidRDefault="00A25A2E" w14:paraId="08D9D953" w14:textId="5F7273BD">
      <w:pPr>
        <w:spacing w:before="240" w:after="240"/>
        <w:ind w:firstLine="0"/>
        <w:jc w:val="both"/>
        <w:rPr>
          <w:rFonts w:ascii="Arial Nova" w:hAnsi="Arial Nova" w:eastAsia="Arial Nova" w:cs="Arial Nova"/>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energia gov</m:t>
            </m:r>
          </m:sub>
        </m:sSub>
      </m:oMath>
      <w:r w:rsidRPr="4D07E197" w:rsidR="7E98343E">
        <w:rPr>
          <w:rFonts w:ascii="Arial Nova" w:hAnsi="Arial Nova" w:eastAsia="Arial Nova" w:cs="Arial Nova"/>
        </w:rPr>
        <w:t xml:space="preserve">é o gasto com energia elétrica do governo após a digitalização, em reais;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energia soc</m:t>
            </m:r>
          </m:sub>
        </m:sSub>
      </m:oMath>
      <w:r w:rsidRPr="4D07E197" w:rsidR="2ECBF3CE">
        <w:rPr>
          <w:rFonts w:ascii="Arial Nova" w:hAnsi="Arial Nova" w:eastAsia="Arial Nova" w:cs="Arial Nova"/>
        </w:rPr>
        <w:t xml:space="preserve">é o gasto com energia elétrica da sociedade (usuários) após a digitalização, em reais; </w:t>
      </w:r>
      <m:oMath xmlns:m="http://schemas.openxmlformats.org/officeDocument/2006/math">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kWh</m:t>
            </m:r>
          </m:sub>
        </m:sSub>
      </m:oMath>
      <w:r w:rsidRPr="4D07E197" w:rsidR="5C3F64D3">
        <w:rPr>
          <w:rFonts w:ascii="Arial Nova" w:hAnsi="Arial Nova" w:eastAsia="Arial Nova" w:cs="Arial Nova"/>
        </w:rPr>
        <w:t xml:space="preserve"> é o custo médio do kWh, em reais</w:t>
      </w:r>
      <w:r w:rsidRPr="4D07E197" w:rsidR="177F8934">
        <w:rPr>
          <w:rFonts w:ascii="Arial Nova" w:hAnsi="Arial Nova" w:eastAsia="Arial Nova" w:cs="Arial Nova"/>
        </w:rPr>
        <w:t xml:space="preserve"> por kWh</w:t>
      </w:r>
      <w:r w:rsidRPr="4D07E197" w:rsidR="5C3F64D3">
        <w:rPr>
          <w:rFonts w:ascii="Arial Nova" w:hAnsi="Arial Nova" w:eastAsia="Arial Nova" w:cs="Arial Nova"/>
        </w:rPr>
        <w:t xml:space="preserve">; </w:t>
      </w:r>
      <m:oMath xmlns:m="http://schemas.openxmlformats.org/officeDocument/2006/math">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computador</m:t>
            </m:r>
          </m:sub>
        </m:sSub>
      </m:oMath>
      <w:r w:rsidRPr="4D07E197" w:rsidR="75AA3948">
        <w:rPr>
          <w:rFonts w:ascii="Arial Nova" w:hAnsi="Arial Nova" w:eastAsia="Arial Nova" w:cs="Arial Nova"/>
        </w:rPr>
        <w:t xml:space="preserve"> é a potência média de um computador, em kW; e </w:t>
      </w:r>
      <m:oMath xmlns:m="http://schemas.openxmlformats.org/officeDocument/2006/math">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celular</m:t>
            </m:r>
          </m:sub>
        </m:sSub>
      </m:oMath>
      <w:r w:rsidRPr="4D07E197" w:rsidR="7E585DB5">
        <w:rPr>
          <w:rFonts w:ascii="Arial Nova" w:hAnsi="Arial Nova" w:eastAsia="Arial Nova" w:cs="Arial Nova"/>
        </w:rPr>
        <w:t xml:space="preserve"> é a potência média de um celular, em kW.</w:t>
      </w:r>
    </w:p>
    <w:p w:rsidR="1EE5F6AA" w:rsidP="4D07E197" w:rsidRDefault="1EE5F6AA" w14:paraId="7968DAF3" w14:textId="7E7751BF">
      <w:pPr>
        <w:spacing w:before="240" w:after="240"/>
        <w:rPr>
          <w:rFonts w:ascii="Arial Nova" w:hAnsi="Arial Nova" w:eastAsia="Arial Nova" w:cs="Arial Nova"/>
        </w:rPr>
      </w:pPr>
    </w:p>
    <w:p w:rsidR="1471348B" w:rsidP="4D07E197" w:rsidRDefault="15ED5DF9" w14:paraId="7966D2BF" w14:textId="3B65F7F8">
      <w:pPr>
        <w:spacing w:before="240" w:after="240"/>
        <w:rPr>
          <w:rFonts w:ascii="Arial Nova" w:hAnsi="Arial Nova" w:eastAsia="Arial Nova" w:cs="Arial Nova"/>
          <w:b w:val="1"/>
          <w:bCs w:val="1"/>
        </w:rPr>
      </w:pPr>
      <w:r w:rsidRPr="4D07E197" w:rsidR="11498A92">
        <w:rPr>
          <w:rFonts w:ascii="Arial Nova" w:hAnsi="Arial Nova" w:eastAsia="Arial Nova" w:cs="Arial Nova"/>
          <w:b w:val="1"/>
          <w:bCs w:val="1"/>
        </w:rPr>
        <w:t xml:space="preserve">Custos </w:t>
      </w:r>
      <w:r w:rsidRPr="4D07E197" w:rsidR="54B37885">
        <w:rPr>
          <w:rFonts w:ascii="Arial Nova" w:hAnsi="Arial Nova" w:eastAsia="Arial Nova" w:cs="Arial Nova"/>
          <w:b w:val="1"/>
          <w:bCs w:val="1"/>
        </w:rPr>
        <w:t xml:space="preserve">com </w:t>
      </w:r>
      <w:r w:rsidRPr="4D07E197" w:rsidR="11498A92">
        <w:rPr>
          <w:rFonts w:ascii="Arial Nova" w:hAnsi="Arial Nova" w:eastAsia="Arial Nova" w:cs="Arial Nova"/>
          <w:b w:val="1"/>
          <w:bCs w:val="1"/>
        </w:rPr>
        <w:t>internet</w:t>
      </w:r>
    </w:p>
    <w:p w:rsidR="1471348B" w:rsidP="4D07E197" w:rsidRDefault="00A25A2E" w14:paraId="1D567CCD" w14:textId="00977F08">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internet soc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m:t>
        </m:r>
        <m:d>
          <m:dPr>
            <m:begChr m:val="["/>
            <m:endChr m:val="]"/>
            <m:ctrlPr>
              <w:rPr xmlns:w="http://schemas.openxmlformats.org/wordprocessingml/2006/main">
                <w:rFonts w:ascii="Cambria Math" w:hAnsi="Cambria Math"/>
              </w:rPr>
            </m:ctrlPr>
          </m:dPr>
          <m:e>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f>
                  <m:fPr>
                    <m:ctrlPr>
                      <w:rPr xmlns:w="http://schemas.openxmlformats.org/wordprocessingml/2006/main">
                        <w:rFonts w:ascii="Cambria Math" w:hAnsi="Cambria Math"/>
                      </w:rPr>
                    </m:ctrlPr>
                  </m:fPr>
                  <m:num>
                    <m:r>
                      <w:rPr xmlns:w="http://schemas.openxmlformats.org/wordprocessingml/2006/main">
                        <w:rFonts w:ascii="Cambria Math" w:hAnsi="Cambria Math"/>
                      </w:rPr>
                      <m:t>fixa</m:t>
                    </m:r>
                  </m:num>
                  <m:den>
                    <m:r>
                      <w:rPr xmlns:w="http://schemas.openxmlformats.org/wordprocessingml/2006/main">
                        <w:rFonts w:ascii="Cambria Math" w:hAnsi="Cambria Math"/>
                      </w:rPr>
                      <m:t>hora</m:t>
                    </m:r>
                  </m:den>
                </m:f>
              </m:sub>
            </m:sSub>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fixa</m:t>
                </m:r>
              </m:sub>
            </m:sSub>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f>
                  <m:fPr>
                    <m:ctrlPr>
                      <w:rPr xmlns:w="http://schemas.openxmlformats.org/wordprocessingml/2006/main">
                        <w:rFonts w:ascii="Cambria Math" w:hAnsi="Cambria Math"/>
                      </w:rPr>
                    </m:ctrlPr>
                  </m:fPr>
                  <m:num>
                    <m:r>
                      <w:rPr xmlns:w="http://schemas.openxmlformats.org/wordprocessingml/2006/main">
                        <w:rFonts w:ascii="Cambria Math" w:hAnsi="Cambria Math"/>
                      </w:rPr>
                      <m:t>movel</m:t>
                    </m:r>
                  </m:num>
                  <m:den>
                    <m:r>
                      <w:rPr xmlns:w="http://schemas.openxmlformats.org/wordprocessingml/2006/main">
                        <w:rFonts w:ascii="Cambria Math" w:hAnsi="Cambria Math"/>
                      </w:rPr>
                      <m:t>hora</m:t>
                    </m:r>
                  </m:den>
                </m:f>
              </m:sub>
            </m:sSub>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movel</m:t>
                </m:r>
              </m:sub>
            </m:sSub>
          </m:e>
        </m:d>
      </m:oMath>
      <w:r w:rsidRPr="4D07E197" w:rsidR="073B265D">
        <w:rPr>
          <w:rFonts w:ascii="Arial Nova" w:hAnsi="Arial Nova" w:eastAsia="Arial Nova" w:cs="Arial Nova"/>
          <w:b w:val="1"/>
          <w:bCs w:val="1"/>
        </w:rPr>
        <w:t>(10)</w:t>
      </w:r>
    </w:p>
    <w:p w:rsidR="1471348B" w:rsidP="4D07E197" w:rsidRDefault="13722C78" w14:paraId="23567228" w14:textId="13E6F808">
      <w:pPr>
        <w:spacing w:before="240" w:after="240"/>
        <w:jc w:val="center"/>
        <w:rPr>
          <w:rFonts w:ascii="Arial Nova" w:hAnsi="Arial Nova" w:eastAsia="Arial Nova" w:cs="Arial Nova"/>
          <w:b w:val="1"/>
          <w:bCs w:val="1"/>
        </w:rPr>
      </w:pPr>
      <w:r w:rsidRPr="4D07E197" w:rsidR="5E4C689C">
        <w:rPr>
          <w:rFonts w:ascii="Arial Nova" w:hAnsi="Arial Nova" w:eastAsia="Arial Nova" w:cs="Arial Nova"/>
        </w:rPr>
        <w:t xml:space="preserv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internet gov</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f>
              <m:fPr>
                <m:ctrlPr>
                  <w:rPr xmlns:w="http://schemas.openxmlformats.org/wordprocessingml/2006/main">
                    <w:rFonts w:ascii="Cambria Math" w:hAnsi="Cambria Math"/>
                  </w:rPr>
                </m:ctrlPr>
              </m:fPr>
              <m:num>
                <m:r>
                  <w:rPr xmlns:w="http://schemas.openxmlformats.org/wordprocessingml/2006/main">
                    <w:rFonts w:ascii="Cambria Math" w:hAnsi="Cambria Math"/>
                  </w:rPr>
                  <m:t>fixa</m:t>
                </m:r>
              </m:num>
              <m:den>
                <m:r>
                  <w:rPr xmlns:w="http://schemas.openxmlformats.org/wordprocessingml/2006/main">
                    <w:rFonts w:ascii="Cambria Math" w:hAnsi="Cambria Math"/>
                  </w:rPr>
                  <m:t>hora</m:t>
                </m:r>
              </m:den>
            </m:f>
          </m:sub>
        </m:sSub>
      </m:oMath>
      <w:r w:rsidRPr="4D07E197" w:rsidR="57FE6EAB">
        <w:rPr>
          <w:rFonts w:ascii="Arial Nova" w:hAnsi="Arial Nova" w:eastAsia="Arial Nova" w:cs="Arial Nova"/>
        </w:rPr>
        <w:t xml:space="preserve">   </w:t>
      </w:r>
      <w:r w:rsidRPr="4D07E197" w:rsidR="57FE6EAB">
        <w:rPr>
          <w:rFonts w:ascii="Arial Nova" w:hAnsi="Arial Nova" w:eastAsia="Arial Nova" w:cs="Arial Nova"/>
          <w:b w:val="1"/>
          <w:bCs w:val="1"/>
        </w:rPr>
        <w:t>(11)</w:t>
      </w:r>
    </w:p>
    <w:p w:rsidR="1471348B" w:rsidP="4D07E197" w:rsidRDefault="00A25A2E" w14:paraId="687FFEAF" w14:textId="730E79E8">
      <w:pPr>
        <w:spacing w:before="240" w:after="240"/>
        <w:ind w:firstLine="0"/>
        <w:jc w:val="both"/>
        <w:rPr>
          <w:rFonts w:ascii="Arial Nova" w:hAnsi="Arial Nova" w:eastAsia="Arial Nova" w:cs="Arial Nova"/>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internet soc</m:t>
            </m:r>
          </m:sub>
        </m:sSub>
      </m:oMath>
      <w:r w:rsidRPr="4D07E197" w:rsidR="17110A98">
        <w:rPr>
          <w:rFonts w:ascii="Arial Nova" w:hAnsi="Arial Nova" w:eastAsia="Arial Nova" w:cs="Arial Nova"/>
        </w:rPr>
        <w:t xml:space="preserve">é o gasto da sociedade com internet após a digitalização, em reais;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internet gov</m:t>
            </m:r>
          </m:sub>
        </m:sSub>
      </m:oMath>
      <w:r w:rsidRPr="4D07E197" w:rsidR="31113D97">
        <w:rPr>
          <w:rFonts w:ascii="Arial Nova" w:hAnsi="Arial Nova" w:eastAsia="Arial Nova" w:cs="Arial Nova"/>
        </w:rPr>
        <w:t xml:space="preserve">é o gasto do governo com internet após a digitalização, em reais; </w:t>
      </w:r>
      <m:oMath xmlns:m="http://schemas.openxmlformats.org/officeDocument/2006/math">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f>
              <m:fPr>
                <m:ctrlPr>
                  <w:rPr xmlns:w="http://schemas.openxmlformats.org/wordprocessingml/2006/main">
                    <w:rFonts w:ascii="Cambria Math" w:hAnsi="Cambria Math"/>
                  </w:rPr>
                </m:ctrlPr>
              </m:fPr>
              <m:num>
                <m:r>
                  <w:rPr xmlns:w="http://schemas.openxmlformats.org/wordprocessingml/2006/main">
                    <w:rFonts w:ascii="Cambria Math" w:hAnsi="Cambria Math"/>
                  </w:rPr>
                  <m:t>fixa</m:t>
                </m:r>
              </m:num>
              <m:den>
                <m:r>
                  <w:rPr xmlns:w="http://schemas.openxmlformats.org/wordprocessingml/2006/main">
                    <w:rFonts w:ascii="Cambria Math" w:hAnsi="Cambria Math"/>
                  </w:rPr>
                  <m:t>hora</m:t>
                </m:r>
              </m:den>
            </m:f>
          </m:sub>
        </m:sSub>
      </m:oMath>
      <w:r w:rsidRPr="4D07E197" w:rsidR="05784C4B">
        <w:rPr>
          <w:rFonts w:ascii="Arial Nova" w:hAnsi="Arial Nova" w:eastAsia="Arial Nova" w:cs="Arial Nova"/>
        </w:rPr>
        <w:t xml:space="preserve">é o custo médio da internet fixa, em reais por hora; e </w:t>
      </w:r>
      <m:oMath xmlns:m="http://schemas.openxmlformats.org/officeDocument/2006/math">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f>
              <m:fPr>
                <m:ctrlPr>
                  <w:rPr xmlns:w="http://schemas.openxmlformats.org/wordprocessingml/2006/main">
                    <w:rFonts w:ascii="Cambria Math" w:hAnsi="Cambria Math"/>
                  </w:rPr>
                </m:ctrlPr>
              </m:fPr>
              <m:num>
                <m:r>
                  <w:rPr xmlns:w="http://schemas.openxmlformats.org/wordprocessingml/2006/main">
                    <w:rFonts w:ascii="Cambria Math" w:hAnsi="Cambria Math"/>
                  </w:rPr>
                  <m:t>movel</m:t>
                </m:r>
              </m:num>
              <m:den>
                <m:r>
                  <w:rPr xmlns:w="http://schemas.openxmlformats.org/wordprocessingml/2006/main">
                    <w:rFonts w:ascii="Cambria Math" w:hAnsi="Cambria Math"/>
                  </w:rPr>
                  <m:t>hora</m:t>
                </m:r>
              </m:den>
            </m:f>
          </m:sub>
        </m:sSub>
      </m:oMath>
      <w:r w:rsidRPr="4D07E197" w:rsidR="63F82717">
        <w:rPr>
          <w:rFonts w:ascii="Arial Nova" w:hAnsi="Arial Nova" w:eastAsia="Arial Nova" w:cs="Arial Nova"/>
        </w:rPr>
        <w:t>é o custo médio da internet móvel, em reais por hora.</w:t>
      </w:r>
    </w:p>
    <w:p w:rsidR="1471348B" w:rsidP="4D07E197" w:rsidRDefault="1471348B" w14:paraId="65578FE6" w14:textId="205D60E3">
      <w:pPr>
        <w:spacing w:before="240" w:after="240"/>
        <w:rPr>
          <w:rFonts w:ascii="Arial Nova" w:hAnsi="Arial Nova" w:eastAsia="Arial Nova" w:cs="Arial Nova"/>
        </w:rPr>
      </w:pPr>
    </w:p>
    <w:p w:rsidR="1471348B" w:rsidP="4D07E197" w:rsidRDefault="1471348B" w14:paraId="3C9D85FB" w14:textId="02F90825">
      <w:pPr>
        <w:spacing w:before="240" w:after="240"/>
        <w:rPr>
          <w:rFonts w:ascii="Arial Nova" w:hAnsi="Arial Nova" w:eastAsia="Arial Nova" w:cs="Arial Nova"/>
        </w:rPr>
      </w:pPr>
    </w:p>
    <w:p w:rsidR="1471348B" w:rsidP="4D07E197" w:rsidRDefault="15ED5DF9" w14:paraId="1F56623A" w14:textId="1079F3DD">
      <w:pPr>
        <w:spacing w:before="240" w:after="240"/>
        <w:rPr>
          <w:rFonts w:ascii="Arial Nova" w:hAnsi="Arial Nova" w:eastAsia="Arial Nova" w:cs="Arial Nova"/>
          <w:b w:val="1"/>
          <w:bCs w:val="1"/>
        </w:rPr>
      </w:pPr>
      <w:r w:rsidRPr="4D07E197" w:rsidR="11498A92">
        <w:rPr>
          <w:rFonts w:ascii="Arial Nova" w:hAnsi="Arial Nova" w:eastAsia="Arial Nova" w:cs="Arial Nova"/>
          <w:b w:val="1"/>
          <w:bCs w:val="1"/>
        </w:rPr>
        <w:t xml:space="preserve">Custos </w:t>
      </w:r>
      <w:r w:rsidRPr="4D07E197" w:rsidR="11C2E431">
        <w:rPr>
          <w:rFonts w:ascii="Arial Nova" w:hAnsi="Arial Nova" w:eastAsia="Arial Nova" w:cs="Arial Nova"/>
          <w:b w:val="1"/>
          <w:bCs w:val="1"/>
        </w:rPr>
        <w:t xml:space="preserve">com </w:t>
      </w:r>
      <w:r w:rsidRPr="4D07E197" w:rsidR="11498A92">
        <w:rPr>
          <w:rFonts w:ascii="Arial Nova" w:hAnsi="Arial Nova" w:eastAsia="Arial Nova" w:cs="Arial Nova"/>
          <w:b w:val="1"/>
          <w:bCs w:val="1"/>
        </w:rPr>
        <w:t>aparelhos</w:t>
      </w:r>
    </w:p>
    <w:p w:rsidR="1471348B" w:rsidP="4D07E197" w:rsidRDefault="00A25A2E" w14:paraId="3D108A57" w14:textId="0690D34D">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aparelho soc</m:t>
            </m:r>
          </m:sub>
        </m:sSub>
        <m:r>
          <w:rPr xmlns:w="http://schemas.openxmlformats.org/wordprocessingml/2006/main">
            <w:rFonts w:ascii="Cambria Math" w:hAnsi="Cambria Math"/>
          </w:rPr>
          <m:t>=</m:t>
        </m:r>
        <m:d>
          <m:dPr>
            <m:begChr m:val="["/>
            <m:endChr m:val="]"/>
            <m:ctrlPr>
              <w:rPr xmlns:w="http://schemas.openxmlformats.org/wordprocessingml/2006/main">
                <w:rFonts w:ascii="Cambria Math" w:hAnsi="Cambria Math"/>
              </w:rPr>
            </m:ctrlPr>
          </m:dPr>
          <m:e>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celular</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e>
        </m:d>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util celular</m:t>
            </m:r>
          </m:sub>
        </m:sSub>
      </m:oMath>
      <w:r w:rsidRPr="4D07E197" w:rsidR="10E6EEA9">
        <w:rPr>
          <w:rFonts w:ascii="Arial Nova" w:hAnsi="Arial Nova" w:eastAsia="Arial Nova" w:cs="Arial Nova"/>
          <w:b w:val="1"/>
          <w:bCs w:val="1"/>
        </w:rPr>
        <w:t xml:space="preserve">   (12)</w:t>
      </w:r>
    </w:p>
    <w:p w:rsidR="1471348B" w:rsidP="4D07E197" w:rsidRDefault="00A25A2E" w14:paraId="490A7468" w14:textId="108C1962">
      <w:pPr>
        <w:spacing w:before="240" w:after="240"/>
        <w:jc w:val="center"/>
        <w:rPr>
          <w:rFonts w:ascii="Arial Nova" w:hAnsi="Arial Nova" w:eastAsia="Arial Nova" w:cs="Arial Nova"/>
          <w:b w:val="1"/>
          <w:bCs w:val="1"/>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aparelho gov</m:t>
            </m:r>
          </m:sub>
        </m:sSub>
        <m:r>
          <w:rPr xmlns:w="http://schemas.openxmlformats.org/wordprocessingml/2006/main">
            <w:rFonts w:ascii="Cambria Math" w:hAnsi="Cambria Math"/>
          </w:rPr>
          <m:t>=</m:t>
        </m:r>
        <m:d>
          <m:dPr>
            <m:begChr m:val="["/>
            <m:endChr m:val="]"/>
            <m:ctrlPr>
              <w:rPr xmlns:w="http://schemas.openxmlformats.org/wordprocessingml/2006/main">
                <w:rFonts w:ascii="Cambria Math" w:hAnsi="Cambria Math"/>
              </w:rPr>
            </m:ctrlPr>
          </m:dPr>
          <m:e>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computador</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e>
        </m:d>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util computador</m:t>
            </m:r>
          </m:sub>
        </m:sSub>
      </m:oMath>
      <w:r w:rsidRPr="4D07E197" w:rsidR="145C7CF6">
        <w:rPr>
          <w:rFonts w:ascii="Arial Nova" w:hAnsi="Arial Nova" w:eastAsia="Arial Nova" w:cs="Arial Nova"/>
          <w:b w:val="1"/>
          <w:bCs w:val="1"/>
        </w:rPr>
        <w:t xml:space="preserve">  (13)</w:t>
      </w:r>
    </w:p>
    <w:p w:rsidR="1471348B" w:rsidP="4D07E197" w:rsidRDefault="00A25A2E" w14:paraId="1F682B3E" w14:textId="57E206CF">
      <w:pPr>
        <w:spacing w:before="240" w:after="240"/>
        <w:ind w:firstLine="0"/>
        <w:jc w:val="both"/>
        <w:rPr>
          <w:rFonts w:ascii="Arial Nova" w:hAnsi="Arial Nova" w:eastAsia="Arial Nova" w:cs="Arial Nova"/>
        </w:rPr>
      </w:pP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aparelho soc</m:t>
            </m:r>
          </m:sub>
        </m:sSub>
      </m:oMath>
      <w:r w:rsidRPr="4D07E197" w:rsidR="56D5ED20">
        <w:rPr>
          <w:rFonts w:ascii="Arial Nova" w:hAnsi="Arial Nova" w:eastAsia="Arial Nova" w:cs="Arial Nova"/>
        </w:rPr>
        <w:t>É o gasto da soci</w:t>
      </w:r>
      <w:r w:rsidRPr="4D07E197" w:rsidR="40D48425">
        <w:rPr>
          <w:rFonts w:ascii="Arial Nova" w:hAnsi="Arial Nova" w:eastAsia="Arial Nova" w:cs="Arial Nova"/>
        </w:rPr>
        <w:t>edade</w:t>
      </w:r>
      <w:r w:rsidRPr="4D07E197" w:rsidR="56D5ED20">
        <w:rPr>
          <w:rFonts w:ascii="Arial Nova" w:hAnsi="Arial Nova" w:eastAsia="Arial Nova" w:cs="Arial Nova"/>
        </w:rPr>
        <w:t xml:space="preserve"> com aparelhos eletrônicos após a digitalização, em reais;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aparelho gov</m:t>
            </m:r>
          </m:sub>
        </m:sSub>
      </m:oMath>
      <w:r w:rsidRPr="4D07E197" w:rsidR="40C04FD7">
        <w:rPr>
          <w:rFonts w:ascii="Arial Nova" w:hAnsi="Arial Nova" w:eastAsia="Arial Nova" w:cs="Arial Nova"/>
        </w:rPr>
        <w:t xml:space="preserve">é o gasto do governo com aparelhos eletrônicos após a digitalização, em reais; </w:t>
      </w:r>
      <m:oMath xmlns:m="http://schemas.openxmlformats.org/officeDocument/2006/math">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celular</m:t>
            </m:r>
          </m:sub>
        </m:sSub>
      </m:oMath>
      <w:r w:rsidRPr="4D07E197" w:rsidR="586D96EF">
        <w:rPr>
          <w:rFonts w:ascii="Arial Nova" w:hAnsi="Arial Nova" w:eastAsia="Arial Nova" w:cs="Arial Nova"/>
        </w:rPr>
        <w:t xml:space="preserve"> é o custo médio d</w:t>
      </w:r>
      <w:r w:rsidRPr="4D07E197" w:rsidR="772B53B9">
        <w:rPr>
          <w:rFonts w:ascii="Arial Nova" w:hAnsi="Arial Nova" w:eastAsia="Arial Nova" w:cs="Arial Nova"/>
        </w:rPr>
        <w:t>e um</w:t>
      </w:r>
      <w:r w:rsidRPr="4D07E197" w:rsidR="586D96EF">
        <w:rPr>
          <w:rFonts w:ascii="Arial Nova" w:hAnsi="Arial Nova" w:eastAsia="Arial Nova" w:cs="Arial Nova"/>
        </w:rPr>
        <w:t xml:space="preserve"> celular, em reais; </w:t>
      </w:r>
      <m:oMath xmlns:m="http://schemas.openxmlformats.org/officeDocument/2006/math">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computador</m:t>
            </m:r>
          </m:sub>
        </m:sSub>
      </m:oMath>
      <w:r w:rsidRPr="4D07E197" w:rsidR="01EBB009">
        <w:rPr>
          <w:rFonts w:ascii="Arial Nova" w:hAnsi="Arial Nova" w:eastAsia="Arial Nova" w:cs="Arial Nova"/>
        </w:rPr>
        <w:t xml:space="preserve"> é o custo médio de um computador, em reais;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util celular</m:t>
            </m:r>
          </m:sub>
        </m:sSub>
      </m:oMath>
      <w:r w:rsidRPr="4D07E197" w:rsidR="123D359A">
        <w:rPr>
          <w:rFonts w:ascii="Arial Nova" w:hAnsi="Arial Nova" w:eastAsia="Arial Nova" w:cs="Arial Nova"/>
        </w:rPr>
        <w:t xml:space="preserve">é a vida útil do celular, em horas; </w:t>
      </w:r>
      <w:r w:rsidRPr="4D07E197" w:rsidR="480904AB">
        <w:rPr>
          <w:rFonts w:ascii="Arial Nova" w:hAnsi="Arial Nova" w:eastAsia="Arial Nova" w:cs="Arial Nova"/>
        </w:rPr>
        <w:t xml:space="preserve">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util computador</m:t>
            </m:r>
          </m:sub>
        </m:sSub>
      </m:oMath>
      <w:r w:rsidRPr="4D07E197" w:rsidR="04AA1B8C">
        <w:rPr>
          <w:rFonts w:ascii="Arial Nova" w:hAnsi="Arial Nova" w:eastAsia="Arial Nova" w:cs="Arial Nova"/>
        </w:rPr>
        <w:t>é a vida útil de um computador, em horas.</w:t>
      </w:r>
    </w:p>
    <w:p w:rsidR="1471348B" w:rsidP="4D07E197" w:rsidRDefault="1471348B" w14:paraId="4E95D67B" w14:textId="4138F967">
      <w:pPr>
        <w:spacing w:before="240" w:after="240"/>
        <w:rPr>
          <w:rFonts w:ascii="Arial Nova" w:hAnsi="Arial Nova" w:eastAsia="Arial Nova" w:cs="Arial Nova"/>
          <w:b w:val="1"/>
          <w:bCs w:val="1"/>
        </w:rPr>
      </w:pPr>
    </w:p>
    <w:p w:rsidR="3A52260D" w:rsidP="4D07E197" w:rsidRDefault="3A52260D" w14:paraId="6ED07650" w14:textId="366D884A">
      <w:pPr>
        <w:spacing w:before="240" w:after="240"/>
        <w:rPr>
          <w:rFonts w:ascii="Arial Nova" w:hAnsi="Arial Nova" w:eastAsia="Arial Nova" w:cs="Arial Nova"/>
        </w:rPr>
      </w:pPr>
    </w:p>
    <w:p w:rsidR="7F8D8985" w:rsidP="4D07E197" w:rsidRDefault="7F8D8985" w14:paraId="7AEF85B4" w14:textId="76B3A878">
      <w:pPr>
        <w:spacing w:before="240" w:after="240"/>
        <w:rPr>
          <w:rFonts w:ascii="Arial Nova" w:hAnsi="Arial Nova" w:eastAsia="Arial Nova" w:cs="Arial Nova"/>
        </w:rPr>
      </w:pPr>
      <w:r w:rsidRPr="4D07E197" w:rsidR="34DC9516">
        <w:rPr>
          <w:rFonts w:ascii="Arial Nova" w:hAnsi="Arial Nova" w:eastAsia="Arial Nova" w:cs="Arial Nova"/>
        </w:rPr>
        <w:t xml:space="preserve">Vamos agora agrupar as fórmulas </w:t>
      </w:r>
      <w:r w:rsidRPr="4D07E197" w:rsidR="24B6FDB6">
        <w:rPr>
          <w:rFonts w:ascii="Arial Nova" w:hAnsi="Arial Nova" w:eastAsia="Arial Nova" w:cs="Arial Nova"/>
        </w:rPr>
        <w:t>de acordo com os grupos “sociedade” e “governo”:</w:t>
      </w:r>
    </w:p>
    <w:p w:rsidR="3A52260D" w:rsidP="4D07E197" w:rsidRDefault="1D6AEAE9" w14:paraId="10EC3E59" w14:textId="6EFB2F70">
      <w:pPr>
        <w:spacing w:before="240" w:after="240"/>
        <w:rPr>
          <w:rFonts w:ascii="Arial Nova" w:hAnsi="Arial Nova" w:eastAsia="Arial Nova" w:cs="Arial Nova"/>
          <w:b w:val="1"/>
          <w:bCs w:val="1"/>
        </w:rPr>
      </w:pPr>
      <w:r w:rsidRPr="4D07E197" w:rsidR="3021263B">
        <w:rPr>
          <w:rFonts w:ascii="Arial Nova" w:hAnsi="Arial Nova" w:eastAsia="Arial Nova" w:cs="Arial Nova"/>
          <w:b w:val="1"/>
          <w:bCs w:val="1"/>
        </w:rPr>
        <w:t xml:space="preserve">Sociedade </w:t>
      </w:r>
    </w:p>
    <w:p w:rsidR="69B809F2" w:rsidP="4D07E197" w:rsidRDefault="69B809F2" w14:paraId="5B955FE8" w14:textId="5F05A573">
      <w:pPr>
        <w:spacing w:before="240" w:after="240" w:line="360" w:lineRule="auto"/>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O</m:t>
              </m:r>
            </m:e>
            <m:sub>
              <m:r>
                <w:rPr xmlns:w="http://schemas.openxmlformats.org/wordprocessingml/2006/main">
                  <w:rFonts w:ascii="Cambria Math" w:hAnsi="Cambria Math"/>
                </w:rPr>
                <m:t>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media sociedade</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69B809F2" w:rsidP="4D07E197" w:rsidRDefault="69B809F2" w14:paraId="22F4ED8A" w14:textId="3007B7D3">
      <w:pPr>
        <w:spacing w:before="240" w:after="240" w:line="360" w:lineRule="auto"/>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O</m:t>
              </m:r>
            </m:e>
            <m:sub>
              <m:r>
                <w:rPr xmlns:w="http://schemas.openxmlformats.org/wordprocessingml/2006/main">
                  <w:rFonts w:ascii="Cambria Math" w:hAnsi="Cambria Math"/>
                </w:rPr>
                <m:t>atend</m:t>
              </m:r>
            </m:sub>
          </m:sSub>
          <m:r>
            <w:rPr xmlns:w="http://schemas.openxmlformats.org/wordprocessingml/2006/main">
              <w:rFonts w:ascii="Cambria Math" w:hAnsi="Cambria Math"/>
            </w:rPr>
            <m:t> = </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begChr m:val="["/>
                  <m:endChr m:val="]"/>
                  <m:ctrlPr>
                    <w:rPr xmlns:w="http://schemas.openxmlformats.org/wordprocessingml/2006/main">
                      <w:rFonts w:ascii="Cambria Math" w:hAnsi="Cambria Math"/>
                    </w:rPr>
                  </m:ctrlPr>
                </m:dPr>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e>
                  </m:d>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media sociedade</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69B809F2" w:rsidP="4D07E197" w:rsidRDefault="00A25A2E" w14:paraId="1B725C02" w14:textId="12D07B5E">
      <w:pPr>
        <w:spacing w:before="240" w:after="240" w:line="360" w:lineRule="auto"/>
        <w:jc w:val="center"/>
        <w:rPr>
          <w:rFonts w:ascii="Arial Nova" w:hAnsi="Arial Nova" w:eastAsia="Arial Nova" w:cs="Arial Nova"/>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gasolina</m:t>
              </m:r>
            </m:sub>
          </m:sSub>
          <m:r>
            <w:rPr xmlns:w="http://schemas.openxmlformats.org/wordprocessingml/2006/main">
              <w:rFonts w:ascii="Cambria Math" w:hAnsi="Cambria Math"/>
            </w:rPr>
            <m:t> = </m:t>
          </m:r>
          <m:d>
            <m:dPr>
              <m:ctrlPr>
                <w:rPr xmlns:w="http://schemas.openxmlformats.org/wordprocessingml/2006/main">
                  <w:rFonts w:ascii="Cambria Math" w:hAnsi="Cambria Math"/>
                </w:rPr>
              </m:ctrlPr>
            </m:dPr>
            <m:e>
              <m:f>
                <m:fPr>
                  <m:ctrlPr>
                    <w:rPr xmlns:w="http://schemas.openxmlformats.org/wordprocessingml/2006/main">
                      <w:rFonts w:ascii="Cambria Math" w:hAnsi="Cambria Math"/>
                    </w:rPr>
                  </m:ctrlPr>
                </m:fPr>
                <m:num>
                  <m:r>
                    <w:rPr xmlns:w="http://schemas.openxmlformats.org/wordprocessingml/2006/main">
                      <w:rFonts w:ascii="Cambria Math" w:hAnsi="Cambria Math"/>
                    </w:rPr>
                    <m:t>D</m:t>
                  </m:r>
                </m:num>
                <m:den>
                  <m:r>
                    <w:rPr xmlns:w="http://schemas.openxmlformats.org/wordprocessingml/2006/main">
                      <w:rFonts w:ascii="Cambria Math" w:hAnsi="Cambria Math"/>
                    </w:rPr>
                    <m:t>E</m:t>
                  </m:r>
                </m:den>
              </m:f>
              <m:r>
                <w:rPr xmlns:w="http://schemas.openxmlformats.org/wordprocessingml/2006/main">
                  <w:rFonts w:ascii="Cambria Math" w:hAnsi="Cambria Math"/>
                </w:rPr>
                <m:t> </m:t>
              </m:r>
            </m:e>
          </m:d>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gasolina</m:t>
              </m:r>
            </m:sub>
          </m:sSub>
          <m:r>
            <w:rPr xmlns:w="http://schemas.openxmlformats.org/wordprocessingml/2006/main">
              <w:rFonts w:ascii="Cambria Math" w:hAnsi="Cambria Math"/>
            </w:rPr>
            <m:t> × PO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particular</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etapas desloc</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69B809F2" w:rsidP="4D07E197" w:rsidRDefault="00A25A2E" w14:paraId="56598DDC" w14:textId="1D4D091F">
      <w:pPr>
        <w:spacing w:before="240" w:after="240" w:line="360" w:lineRule="auto"/>
        <w:jc w:val="center"/>
        <w:rPr>
          <w:rFonts w:ascii="Arial Nova" w:hAnsi="Arial Nova" w:eastAsia="Arial Nova" w:cs="Arial Nova"/>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passagem</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passagem</m:t>
              </m:r>
            </m:sub>
          </m:sSub>
          <m:r>
            <w:rPr xmlns:w="http://schemas.openxmlformats.org/wordprocessingml/2006/main">
              <w:rFonts w:ascii="Cambria Math" w:hAnsi="Cambria Math"/>
            </w:rPr>
            <m:t> × PO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publico</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etaaps desloc</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69B809F2" w:rsidP="4D07E197" w:rsidRDefault="00A25A2E" w14:paraId="1F6678F5" w14:textId="795CC925">
      <w:pPr>
        <w:spacing w:before="240" w:after="240" w:line="360" w:lineRule="auto"/>
        <w:jc w:val="center"/>
        <w:rPr>
          <w:rFonts w:ascii="Arial Nova" w:hAnsi="Arial Nova" w:eastAsia="Arial Nova" w:cs="Arial Nova"/>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energia soc</m:t>
              </m:r>
            </m:sub>
          </m:sSub>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kWh</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celular</m:t>
              </m:r>
            </m:sub>
          </m:sSub>
        </m:oMath>
      </m:oMathPara>
    </w:p>
    <w:p w:rsidR="69B809F2" w:rsidP="4D07E197" w:rsidRDefault="69B809F2" w14:paraId="52D0EA21" w14:textId="481DF4D9">
      <w:pPr>
        <w:spacing w:before="240" w:after="240" w:line="360" w:lineRule="auto"/>
        <w:jc w:val="center"/>
        <w:rPr>
          <w:rFonts w:ascii="Arial Nova" w:hAnsi="Arial Nova" w:eastAsia="Arial Nova" w:cs="Arial Nova"/>
        </w:rPr>
      </w:pPr>
      <m:oMathPara xmlns:m="http://schemas.openxmlformats.org/officeDocument/2006/math">
        <m:oMath xmlns:m="http://schemas.openxmlformats.org/officeDocument/2006/math">
          <m:sSub xmlns:m="http://schemas.openxmlformats.org/officeDocument/2006/math">
            <m:sSubPr>
              <m:ctrlPr/>
            </m:sSubPr>
            <m:e>
              <m:r>
                <m:t>𝐺</m:t>
              </m:r>
            </m:e>
            <m:sub>
              <m:r>
                <m:t>𝑖𝑛𝑡𝑒𝑟𝑛𝑒𝑡</m:t>
              </m:r>
              <m:r>
                <m:t> </m:t>
              </m:r>
              <m:r>
                <m:t>𝑠𝑜𝑐</m:t>
              </m:r>
            </m:sub>
          </m:sSub>
          <m:r xmlns:m="http://schemas.openxmlformats.org/officeDocument/2006/math">
            <m:t xmlns:m="http://schemas.openxmlformats.org/officeDocument/2006/math">=</m:t>
          </m:r>
          <m:sSub xmlns:m="http://schemas.openxmlformats.org/officeDocument/2006/math">
            <m:sSubPr>
              <m:ctrlPr/>
            </m:sSubPr>
            <m:e>
              <m:r>
                <m:t>𝑈</m:t>
              </m:r>
            </m:e>
            <m:sub>
              <m:r>
                <m:t>𝑑𝑖𝑔𝑖𝑡𝑎𝑙</m:t>
              </m:r>
            </m:sub>
          </m:sSub>
          <m:r xmlns:m="http://schemas.openxmlformats.org/officeDocument/2006/math">
            <m:t xmlns:m="http://schemas.openxmlformats.org/officeDocument/2006/math">×</m:t>
          </m:r>
          <m:nary xmlns:m="http://schemas.openxmlformats.org/officeDocument/2006/math">
            <m:naryPr>
              <m:chr m:val="∑"/>
              <m:ctrlPr/>
            </m:naryPr>
            <m:sub>
              <m:r>
                <m:t>𝑖</m:t>
              </m:r>
              <m:r>
                <m:t>=1</m:t>
              </m:r>
            </m:sub>
            <m:sup>
              <m:r>
                <m:t>𝑛</m:t>
              </m:r>
            </m:sup>
            <m:e>
              <m:d>
                <m:dPr>
                  <m:ctrlPr/>
                </m:dPr>
                <m:e>
                  <m:sSub>
                    <m:sSubPr>
                      <m:ctrlPr/>
                    </m:sSubPr>
                    <m:e>
                      <m:r>
                        <m:t>𝑇</m:t>
                      </m:r>
                    </m:e>
                    <m:sub>
                      <m:r>
                        <m:t>𝑖</m:t>
                      </m:r>
                      <m:r>
                        <m:t> </m:t>
                      </m:r>
                      <m:r>
                        <m:t>𝑑𝑖𝑔𝑖𝑡𝑎𝑙</m:t>
                      </m:r>
                    </m:sub>
                  </m:sSub>
                  <m:r>
                    <m:t>×</m:t>
                  </m:r>
                  <m:sSub>
                    <m:sSubPr>
                      <m:ctrlPr/>
                    </m:sSubPr>
                    <m:e>
                      <m:r>
                        <m:t>𝑁</m:t>
                      </m:r>
                    </m:e>
                    <m:sub>
                      <m:r>
                        <m:t>𝑒𝑡𝑎𝑝𝑎𝑠</m:t>
                      </m:r>
                      <m:r>
                        <m:t> </m:t>
                      </m:r>
                      <m:r>
                        <m:t>𝑎𝑡𝑒𝑛𝑑</m:t>
                      </m:r>
                      <m:r>
                        <m:t> </m:t>
                      </m:r>
                      <m:r>
                        <m:t>𝑖</m:t>
                      </m:r>
                    </m:sub>
                  </m:sSub>
                </m:e>
              </m:d>
            </m:e>
          </m:nary>
          <m:r xmlns:m="http://schemas.openxmlformats.org/officeDocument/2006/math">
            <m:t xmlns:m="http://schemas.openxmlformats.org/officeDocument/2006/math">×</m:t>
          </m:r>
          <m:d xmlns:m="http://schemas.openxmlformats.org/officeDocument/2006/math">
            <m:dPr>
              <m:begChr m:val="["/>
              <m:endChr m:val="]"/>
              <m:ctrlPr/>
            </m:dPr>
            <m:e>
              <m:r>
                <m:t>𝐶𝑀</m:t>
              </m:r>
              <m:sSub>
                <m:sSubPr>
                  <m:ctrlPr/>
                </m:sSubPr>
                <m:e>
                  <m:r>
                    <m:t>𝑒</m:t>
                  </m:r>
                </m:e>
                <m:sub>
                  <m:f>
                    <m:fPr>
                      <m:ctrlPr/>
                    </m:fPr>
                    <m:num>
                      <m:r>
                        <m:t>𝑓𝑖𝑥𝑎</m:t>
                      </m:r>
                    </m:num>
                    <m:den>
                      <m:r>
                        <m:t>h𝑜𝑟𝑎</m:t>
                      </m:r>
                    </m:den>
                  </m:f>
                </m:sub>
              </m:sSub>
              <m:r>
                <m:t>×</m:t>
              </m:r>
              <m:r>
                <m:t>𝑃𝑂</m:t>
              </m:r>
              <m:sSub>
                <m:sSubPr>
                  <m:ctrlPr/>
                </m:sSubPr>
                <m:e>
                  <m:r>
                    <m:t>𝑃</m:t>
                  </m:r>
                </m:e>
                <m:sub>
                  <m:r>
                    <m:t>𝑓𝑖𝑥𝑎</m:t>
                  </m:r>
                </m:sub>
              </m:sSub>
              <m:r>
                <m:t>+</m:t>
              </m:r>
              <m:r>
                <m:t>𝐶𝑀</m:t>
              </m:r>
              <m:sSub>
                <m:sSubPr>
                  <m:ctrlPr/>
                </m:sSubPr>
                <m:e>
                  <m:r>
                    <m:t>𝑒</m:t>
                  </m:r>
                </m:e>
                <m:sub>
                  <m:f>
                    <m:fPr>
                      <m:ctrlPr/>
                    </m:fPr>
                    <m:num>
                      <m:r>
                        <m:t>𝑚𝑜𝑣𝑒𝑙</m:t>
                      </m:r>
                    </m:num>
                    <m:den>
                      <m:r>
                        <m:t>h𝑜𝑟𝑎</m:t>
                      </m:r>
                    </m:den>
                  </m:f>
                </m:sub>
              </m:sSub>
              <m:r>
                <m:t>×</m:t>
              </m:r>
              <m:r>
                <m:t>𝑃𝑂</m:t>
              </m:r>
              <m:sSub>
                <m:sSubPr>
                  <m:ctrlPr/>
                </m:sSubPr>
                <m:e>
                  <m:r>
                    <m:t>𝑃</m:t>
                  </m:r>
                </m:e>
                <m:sub>
                  <m:r>
                    <m:t>𝑚𝑜𝑣𝑒𝑙</m:t>
                  </m:r>
                </m:sub>
              </m:sSub>
            </m:e>
          </m:d>
        </m:oMath>
      </m:oMathPara>
      <m:oMathPara xmlns:m="http://schemas.openxmlformats.org/officeDocument/2006/math">
        <m:oMath xmlns:m="http://schemas.openxmlformats.org/officeDocument/2006/math">
          <m:sSub xmlns:m="http://schemas.openxmlformats.org/officeDocument/2006/math">
            <m:sSubPr>
              <m:ctrlPr/>
            </m:sSubPr>
            <m:e>
              <m:r>
                <m:t>𝐺</m:t>
              </m:r>
            </m:e>
            <m:sub>
              <m:r>
                <m:t>𝑎𝑝𝑎𝑟𝑒𝑙h𝑜</m:t>
              </m:r>
              <m:r>
                <m:t> </m:t>
              </m:r>
              <m:r>
                <m:t>𝑠𝑜𝑐</m:t>
              </m:r>
            </m:sub>
          </m:sSub>
          <m:r xmlns:m="http://schemas.openxmlformats.org/officeDocument/2006/math">
            <m:t xmlns:m="http://schemas.openxmlformats.org/officeDocument/2006/math">=</m:t>
          </m:r>
          <m:d xmlns:m="http://schemas.openxmlformats.org/officeDocument/2006/math">
            <m:dPr>
              <m:begChr m:val="["/>
              <m:endChr m:val="]"/>
              <m:ctrlPr/>
            </m:dPr>
            <m:e>
              <m:r>
                <m:t>𝐶𝑀</m:t>
              </m:r>
              <m:sSub>
                <m:sSubPr>
                  <m:ctrlPr/>
                </m:sSubPr>
                <m:e>
                  <m:r>
                    <m:t>𝑒</m:t>
                  </m:r>
                </m:e>
                <m:sub>
                  <m:r>
                    <m:t>𝑐𝑒𝑙𝑢𝑙𝑎𝑟</m:t>
                  </m:r>
                </m:sub>
              </m:sSub>
              <m:r>
                <m:t>×</m:t>
              </m:r>
              <m:sSub>
                <m:sSubPr>
                  <m:ctrlPr/>
                </m:sSubPr>
                <m:e>
                  <m:r>
                    <m:t>𝑈</m:t>
                  </m:r>
                </m:e>
                <m:sub>
                  <m:r>
                    <m:t>𝑑𝑖𝑔𝑖𝑡𝑎𝑙</m:t>
                  </m:r>
                </m:sub>
              </m:sSub>
              <m:r>
                <m:t>×</m:t>
              </m:r>
              <m:nary>
                <m:naryPr>
                  <m:chr m:val="∑"/>
                  <m:ctrlPr/>
                </m:naryPr>
                <m:sub>
                  <m:r>
                    <m:t>𝑖</m:t>
                  </m:r>
                  <m:r>
                    <m:t>=1</m:t>
                  </m:r>
                </m:sub>
                <m:sup>
                  <m:r>
                    <m:t>𝑛</m:t>
                  </m:r>
                </m:sup>
                <m:e>
                  <m:d>
                    <m:dPr>
                      <m:ctrlPr/>
                    </m:dPr>
                    <m:e>
                      <m:sSub>
                        <m:sSubPr>
                          <m:ctrlPr/>
                        </m:sSubPr>
                        <m:e>
                          <m:r>
                            <m:t>𝑇</m:t>
                          </m:r>
                        </m:e>
                        <m:sub>
                          <m:r>
                            <m:t>𝑖</m:t>
                          </m:r>
                          <m:r>
                            <m:t> </m:t>
                          </m:r>
                          <m:r>
                            <m:t>𝑑𝑖𝑔𝑖𝑡𝑎𝑙</m:t>
                          </m:r>
                        </m:sub>
                      </m:sSub>
                      <m:r>
                        <m:t>×</m:t>
                      </m:r>
                      <m:sSub>
                        <m:sSubPr>
                          <m:ctrlPr/>
                        </m:sSubPr>
                        <m:e>
                          <m:r>
                            <m:t>𝑁</m:t>
                          </m:r>
                        </m:e>
                        <m:sub>
                          <m:r>
                            <m:t>𝑒𝑡𝑎𝑝𝑎𝑠</m:t>
                          </m:r>
                          <m:r>
                            <m:t> </m:t>
                          </m:r>
                          <m:r>
                            <m:t>𝑎𝑡𝑒𝑛𝑑</m:t>
                          </m:r>
                          <m:r>
                            <m:t> </m:t>
                          </m:r>
                          <m:r>
                            <m:t>𝑖</m:t>
                          </m:r>
                        </m:sub>
                      </m:sSub>
                    </m:e>
                  </m:d>
                </m:e>
              </m:nary>
            </m:e>
          </m:d>
          <m:r xmlns:m="http://schemas.openxmlformats.org/officeDocument/2006/math">
            <m:t xmlns:m="http://schemas.openxmlformats.org/officeDocument/2006/math">÷</m:t>
          </m:r>
          <m:sSub xmlns:m="http://schemas.openxmlformats.org/officeDocument/2006/math">
            <m:sSubPr>
              <m:ctrlPr/>
            </m:sSubPr>
            <m:e>
              <m:r>
                <m:t>𝑉</m:t>
              </m:r>
            </m:e>
            <m:sub>
              <m:r>
                <m:t>𝑢𝑡𝑖𝑙</m:t>
              </m:r>
              <m:r>
                <m:t> </m:t>
              </m:r>
              <m:r>
                <m:t>𝑐𝑒𝑙𝑢𝑙𝑎𝑟</m:t>
              </m:r>
            </m:sub>
          </m:sSub>
        </m:oMath>
      </m:oMathPara>
    </w:p>
    <w:p w:rsidR="49F44634" w:rsidP="4D07E197" w:rsidRDefault="49F44634" w14:paraId="0F5C8D7F" w14:textId="3DF9A806">
      <w:pPr>
        <w:spacing w:before="240" w:after="240"/>
        <w:rPr>
          <w:rFonts w:ascii="Arial Nova" w:hAnsi="Arial Nova" w:eastAsia="Arial Nova" w:cs="Arial Nova"/>
          <w:b w:val="1"/>
          <w:bCs w:val="1"/>
        </w:rPr>
      </w:pPr>
    </w:p>
    <w:p w:rsidR="7E3276E4" w:rsidP="4D07E197" w:rsidRDefault="0E9C0EFC" w14:paraId="38D53C95" w14:textId="350A4405">
      <w:pPr>
        <w:spacing w:before="240" w:after="240"/>
        <w:rPr>
          <w:rFonts w:ascii="Arial Nova" w:hAnsi="Arial Nova" w:eastAsia="Arial Nova" w:cs="Arial Nova"/>
          <w:b w:val="1"/>
          <w:bCs w:val="1"/>
        </w:rPr>
      </w:pPr>
      <w:r w:rsidRPr="4D07E197" w:rsidR="3B736C9C">
        <w:rPr>
          <w:rFonts w:ascii="Arial Nova" w:hAnsi="Arial Nova" w:eastAsia="Arial Nova" w:cs="Arial Nova"/>
          <w:b w:val="1"/>
          <w:bCs w:val="1"/>
        </w:rPr>
        <w:t xml:space="preserve">Governo </w:t>
      </w:r>
    </w:p>
    <w:p w:rsidR="7E3276E4" w:rsidP="4D07E197" w:rsidRDefault="7E3276E4" w14:paraId="478CB805" w14:textId="23C8F589">
      <w:pPr>
        <w:spacing w:before="240" w:after="240"/>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EFC = </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begChr m:val="["/>
                  <m:endChr m:val="]"/>
                  <m:ctrlPr>
                    <w:rPr xmlns:w="http://schemas.openxmlformats.org/wordprocessingml/2006/main">
                      <w:rFonts w:ascii="Cambria Math" w:hAnsi="Cambria Math"/>
                    </w:rPr>
                  </m:ctrlPr>
                </m:dPr>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e>
                  </m:d>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media governo</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7E3276E4" w:rsidP="4D07E197" w:rsidRDefault="00A25A2E" w14:paraId="48340FC1" w14:textId="43DD5F4C">
      <w:pPr>
        <w:spacing w:before="240" w:after="240"/>
        <w:jc w:val="center"/>
        <w:rPr>
          <w:rFonts w:ascii="Arial Nova" w:hAnsi="Arial Nova" w:eastAsia="Arial Nova" w:cs="Arial Nova"/>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armaz papel</m:t>
              </m:r>
            </m:sub>
          </m:sSub>
          <m:r>
            <w:rPr xmlns:w="http://schemas.openxmlformats.org/wordprocessingml/2006/main">
              <w:rFonts w:ascii="Cambria Math" w:hAnsi="Cambria Math"/>
            </w:rPr>
            <m:t>=</m:t>
          </m:r>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Q</m:t>
                  </m:r>
                </m:e>
                <m:sub>
                  <m:r>
                    <w:rPr xmlns:w="http://schemas.openxmlformats.org/wordprocessingml/2006/main">
                      <w:rFonts w:ascii="Cambria Math" w:hAnsi="Cambria Math"/>
                    </w:rPr>
                    <m:t>documentos</m:t>
                  </m:r>
                </m:sub>
              </m:sSub>
              <m:r>
                <w:rPr xmlns:w="http://schemas.openxmlformats.org/wordprocessingml/2006/main">
                  <w:rFonts w:ascii="Cambria Math" w:hAnsi="Cambria Math"/>
                </w:rPr>
                <m:t>×α</m:t>
              </m:r>
            </m:e>
          </m:d>
          <m:r>
            <w:rPr xmlns:w="http://schemas.openxmlformats.org/wordprocessingml/2006/main">
              <w:rFonts w:ascii="Cambria Math" w:hAnsi="Cambria Math"/>
            </w:rPr>
            <m:t>×</m:t>
          </m:r>
          <m:d>
            <m:dPr>
              <m:ctrlPr>
                <w:rPr xmlns:w="http://schemas.openxmlformats.org/wordprocessingml/2006/main">
                  <w:rFonts w:ascii="Cambria Math" w:hAnsi="Cambria Math"/>
                </w:rPr>
              </m:ctrlPr>
            </m:dPr>
            <m:e>
              <m:f>
                <m:fPr>
                  <m:ctrlPr>
                    <w:rPr xmlns:w="http://schemas.openxmlformats.org/wordprocessingml/2006/main">
                      <w:rFonts w:ascii="Cambria Math" w:hAnsi="Cambria Math"/>
                    </w:rPr>
                  </m:ctrlPr>
                </m:fPr>
                <m:num>
                  <m:r>
                    <w:rPr xmlns:w="http://schemas.openxmlformats.org/wordprocessingml/2006/main">
                      <w:rFonts w:ascii="Cambria Math" w:hAnsi="Cambria Math"/>
                    </w:rPr>
                    <m:t>1</m:t>
                  </m:r>
                </m:num>
                <m:den>
                  <m:f>
                    <m:fPr>
                      <m:ctrlPr>
                        <w:rPr xmlns:w="http://schemas.openxmlformats.org/wordprocessingml/2006/main">
                          <w:rFonts w:ascii="Cambria Math" w:hAnsi="Cambria Math"/>
                        </w:rPr>
                      </m:ctrlPr>
                    </m:fPr>
                    <m:num>
                      <m:r>
                        <w:rPr xmlns:w="http://schemas.openxmlformats.org/wordprocessingml/2006/main">
                          <w:rFonts w:ascii="Cambria Math" w:hAnsi="Cambria Math"/>
                        </w:rPr>
                        <m:t>500</m:t>
                      </m:r>
                    </m:num>
                    <m:den>
                      <m:r>
                        <w:rPr xmlns:w="http://schemas.openxmlformats.org/wordprocessingml/2006/main">
                          <w:rFonts w:ascii="Cambria Math" w:hAnsi="Cambria Math"/>
                        </w:rPr>
                        <m:t>24</m:t>
                      </m:r>
                    </m:den>
                  </m:f>
                </m:den>
              </m:f>
            </m:e>
          </m:d>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aluguel </m:t>
              </m:r>
              <m:sSup>
                <m:sSupPr>
                  <m:ctrlPr>
                    <w:rPr xmlns:w="http://schemas.openxmlformats.org/wordprocessingml/2006/main">
                      <w:rFonts w:ascii="Cambria Math" w:hAnsi="Cambria Math"/>
                    </w:rPr>
                  </m:ctrlPr>
                </m:sSupPr>
                <m:e>
                  <m:r>
                    <w:rPr xmlns:w="http://schemas.openxmlformats.org/wordprocessingml/2006/main">
                      <w:rFonts w:ascii="Cambria Math" w:hAnsi="Cambria Math"/>
                    </w:rPr>
                    <m:t>m</m:t>
                  </m:r>
                </m:e>
                <m:sup>
                  <m:r>
                    <w:rPr xmlns:w="http://schemas.openxmlformats.org/wordprocessingml/2006/main">
                      <w:rFonts w:ascii="Cambria Math" w:hAnsi="Cambria Math"/>
                    </w:rPr>
                    <m:t>2</m:t>
                  </m:r>
                </m:sup>
              </m:sSup>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7E3276E4" w:rsidP="4D07E197" w:rsidRDefault="00A25A2E" w14:paraId="7A411B83" w14:textId="57388286">
      <w:pPr>
        <w:spacing w:before="240" w:after="240"/>
        <w:jc w:val="center"/>
        <w:rPr>
          <w:rFonts w:ascii="Arial Nova" w:hAnsi="Arial Nova" w:eastAsia="Arial Nova" w:cs="Arial Nova"/>
          <w:b w:val="1"/>
          <w:bCs w:val="1"/>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espaco pessoal</m:t>
              </m:r>
            </m:sub>
          </m:sSub>
          <m:r>
            <w:rPr xmlns:w="http://schemas.openxmlformats.org/wordprocessingml/2006/main">
              <w:rFonts w:ascii="Cambria Math" w:hAnsi="Cambria Math"/>
            </w:rPr>
            <m:t> = </m:t>
          </m:r>
          <m:d>
            <m:dPr>
              <m:ctrlPr>
                <w:rPr xmlns:w="http://schemas.openxmlformats.org/wordprocessingml/2006/main">
                  <w:rFonts w:ascii="Cambria Math" w:hAnsi="Cambria Math"/>
                </w:rPr>
              </m:ctrlPr>
            </m:dPr>
            <m:e>
              <m:r>
                <w:rPr xmlns:w="http://schemas.openxmlformats.org/wordprocessingml/2006/main">
                  <w:rFonts w:ascii="Cambria Math" w:hAnsi="Cambria Math"/>
                </w:rPr>
                <m:t>EFC÷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R</m:t>
                  </m:r>
                </m:e>
                <m:sub>
                  <m:r>
                    <w:rPr xmlns:w="http://schemas.openxmlformats.org/wordprocessingml/2006/main">
                      <w:rFonts w:ascii="Cambria Math" w:hAnsi="Cambria Math"/>
                    </w:rPr>
                    <m:t>media sociedade</m:t>
                  </m:r>
                </m:sub>
              </m:sSub>
            </m:e>
          </m:d>
          <m:r>
            <w:rPr xmlns:w="http://schemas.openxmlformats.org/wordprocessingml/2006/main">
              <w:rFonts w:ascii="Cambria Math" w:hAnsi="Cambria Math"/>
            </w:rPr>
            <m:t>×</m:t>
          </m:r>
          <m:sSubSup>
            <m:sSubSupPr>
              <m:ctrlPr>
                <w:rPr xmlns:w="http://schemas.openxmlformats.org/wordprocessingml/2006/main">
                  <w:rFonts w:ascii="Cambria Math" w:hAnsi="Cambria Math"/>
                </w:rPr>
              </m:ctrlPr>
            </m:sSubSupPr>
            <m:e>
              <m:r>
                <w:rPr xmlns:w="http://schemas.openxmlformats.org/wordprocessingml/2006/main">
                  <w:rFonts w:ascii="Cambria Math" w:hAnsi="Cambria Math"/>
                </w:rPr>
                <m:t>M</m:t>
              </m:r>
            </m:e>
            <m:sub>
              <m:r>
                <w:rPr xmlns:w="http://schemas.openxmlformats.org/wordprocessingml/2006/main">
                  <w:rFonts w:ascii="Cambria Math" w:hAnsi="Cambria Math"/>
                </w:rPr>
                <m:t>trabalhador</m:t>
              </m:r>
            </m:sub>
            <m:sup>
              <m:r>
                <w:rPr xmlns:w="http://schemas.openxmlformats.org/wordprocessingml/2006/main">
                  <w:rFonts w:ascii="Cambria Math" w:hAnsi="Cambria Math"/>
                </w:rPr>
                <m:t>2</m:t>
              </m:r>
            </m:sup>
          </m:sSubSup>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aluguel </m:t>
              </m:r>
              <m:sSup>
                <m:sSupPr>
                  <m:ctrlPr>
                    <w:rPr xmlns:w="http://schemas.openxmlformats.org/wordprocessingml/2006/main">
                      <w:rFonts w:ascii="Cambria Math" w:hAnsi="Cambria Math"/>
                    </w:rPr>
                  </m:ctrlPr>
                </m:sSupPr>
                <m:e>
                  <m:r>
                    <w:rPr xmlns:w="http://schemas.openxmlformats.org/wordprocessingml/2006/main">
                      <w:rFonts w:ascii="Cambria Math" w:hAnsi="Cambria Math"/>
                    </w:rPr>
                    <m:t>m</m:t>
                  </m:r>
                </m:e>
                <m:sup>
                  <m:r>
                    <w:rPr xmlns:w="http://schemas.openxmlformats.org/wordprocessingml/2006/main">
                      <w:rFonts w:ascii="Cambria Math" w:hAnsi="Cambria Math"/>
                    </w:rPr>
                    <m:t>2</m:t>
                  </m:r>
                </m:sup>
              </m:sSup>
            </m:sub>
          </m:sSub>
        </m:oMath>
      </m:oMathPara>
    </w:p>
    <w:p w:rsidR="3A52260D" w:rsidP="4D07E197" w:rsidRDefault="00A25A2E" w14:paraId="09686C08" w14:textId="438859A5">
      <w:pPr>
        <w:spacing w:before="240" w:after="240"/>
        <w:jc w:val="center"/>
        <w:rPr>
          <w:rFonts w:ascii="Arial Nova" w:hAnsi="Arial Nova" w:eastAsia="Arial Nova" w:cs="Arial Nova"/>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energia gov</m:t>
              </m:r>
            </m:sub>
          </m:sSub>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kWh</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i digital </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computador</m:t>
              </m:r>
            </m:sub>
          </m:sSub>
        </m:oMath>
      </m:oMathPara>
    </w:p>
    <w:p w:rsidR="69B809F2" w:rsidP="4D07E197" w:rsidRDefault="00A25A2E" w14:paraId="4A413DD2" w14:textId="59A16759">
      <w:pPr>
        <w:spacing w:before="240" w:after="240"/>
        <w:jc w:val="center"/>
        <w:rPr>
          <w:rFonts w:ascii="Arial Nova" w:hAnsi="Arial Nova" w:eastAsia="Arial Nova" w:cs="Arial Nova"/>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internet gov</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f>
                <m:fPr>
                  <m:ctrlPr>
                    <w:rPr xmlns:w="http://schemas.openxmlformats.org/wordprocessingml/2006/main">
                      <w:rFonts w:ascii="Cambria Math" w:hAnsi="Cambria Math"/>
                    </w:rPr>
                  </m:ctrlPr>
                </m:fPr>
                <m:num>
                  <m:r>
                    <w:rPr xmlns:w="http://schemas.openxmlformats.org/wordprocessingml/2006/main">
                      <w:rFonts w:ascii="Cambria Math" w:hAnsi="Cambria Math"/>
                    </w:rPr>
                    <m:t>fixa</m:t>
                  </m:r>
                </m:num>
                <m:den>
                  <m:r>
                    <w:rPr xmlns:w="http://schemas.openxmlformats.org/wordprocessingml/2006/main">
                      <w:rFonts w:ascii="Cambria Math" w:hAnsi="Cambria Math"/>
                    </w:rPr>
                    <m:t>hora</m:t>
                  </m:r>
                </m:den>
              </m:f>
            </m:sub>
          </m:sSub>
        </m:oMath>
      </m:oMathPara>
    </w:p>
    <w:p w:rsidR="69B809F2" w:rsidP="4D07E197" w:rsidRDefault="00A25A2E" w14:paraId="454E9FBE" w14:textId="07E6E206">
      <w:pPr>
        <w:spacing w:before="240" w:after="240"/>
        <w:jc w:val="center"/>
        <w:rPr>
          <w:rFonts w:ascii="Arial Nova" w:hAnsi="Arial Nova" w:eastAsia="Arial Nova" w:cs="Arial Nova"/>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aparelho gov</m:t>
              </m:r>
            </m:sub>
          </m:sSub>
          <m:r>
            <w:rPr xmlns:w="http://schemas.openxmlformats.org/wordprocessingml/2006/main">
              <w:rFonts w:ascii="Cambria Math" w:hAnsi="Cambria Math"/>
            </w:rPr>
            <m:t>=</m:t>
          </m:r>
          <m:d>
            <m:dPr>
              <m:begChr m:val="["/>
              <m:endChr m:val="]"/>
              <m:ctrlPr>
                <w:rPr xmlns:w="http://schemas.openxmlformats.org/wordprocessingml/2006/main">
                  <w:rFonts w:ascii="Cambria Math" w:hAnsi="Cambria Math"/>
                </w:rPr>
              </m:ctrlPr>
            </m:dPr>
            <m:e>
              <m:r>
                <w:rPr xmlns:w="http://schemas.openxmlformats.org/wordprocessingml/2006/main">
                  <w:rFonts w:ascii="Cambria Math" w:hAnsi="Cambria Math"/>
                </w:rPr>
                <m:t>CM</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computador</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e>
          </m:d>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util computador</m:t>
              </m:r>
            </m:sub>
          </m:sSub>
        </m:oMath>
      </m:oMathPara>
    </w:p>
    <w:p w:rsidR="49F44634" w:rsidP="4D07E197" w:rsidRDefault="49F44634" w14:paraId="15B232A0" w14:textId="187D2959">
      <w:pPr>
        <w:spacing w:before="240" w:after="240"/>
        <w:jc w:val="center"/>
        <w:rPr>
          <w:rFonts w:ascii="Arial Nova" w:hAnsi="Arial Nova" w:eastAsia="Arial Nova" w:cs="Arial Nova"/>
        </w:rPr>
      </w:pPr>
    </w:p>
    <w:p w:rsidR="0A53B02D" w:rsidP="4D07E197" w:rsidRDefault="0A53B02D" w14:paraId="34EB949C" w14:textId="12914E55">
      <w:pPr>
        <w:spacing w:before="240" w:after="240"/>
        <w:ind w:firstLine="0"/>
        <w:jc w:val="both"/>
        <w:rPr>
          <w:rFonts w:ascii="Arial Nova" w:hAnsi="Arial Nova" w:eastAsia="Arial Nova" w:cs="Arial Nova"/>
        </w:rPr>
      </w:pPr>
      <w:r w:rsidRPr="4D07E197" w:rsidR="3864DCEF">
        <w:rPr>
          <w:rFonts w:ascii="Arial Nova" w:hAnsi="Arial Nova" w:eastAsia="Arial Nova" w:cs="Arial Nova"/>
        </w:rPr>
        <w:t>A</w:t>
      </w:r>
      <w:r w:rsidRPr="4D07E197" w:rsidR="5D5DB7B6">
        <w:rPr>
          <w:rFonts w:ascii="Arial Nova" w:hAnsi="Arial Nova" w:eastAsia="Arial Nova" w:cs="Arial Nova"/>
        </w:rPr>
        <w:t xml:space="preserve"> seguir</w:t>
      </w:r>
      <w:r w:rsidRPr="4D07E197" w:rsidR="3864DCEF">
        <w:rPr>
          <w:rFonts w:ascii="Arial Nova" w:hAnsi="Arial Nova" w:eastAsia="Arial Nova" w:cs="Arial Nova"/>
        </w:rPr>
        <w:t>, vamos analisar as fórmulas referentes aos impactos sociais</w:t>
      </w:r>
      <w:r w:rsidRPr="4D07E197" w:rsidR="30030586">
        <w:rPr>
          <w:rFonts w:ascii="Arial Nova" w:hAnsi="Arial Nova" w:eastAsia="Arial Nova" w:cs="Arial Nova"/>
        </w:rPr>
        <w:t>, ambientais e econômicos</w:t>
      </w:r>
      <w:r w:rsidRPr="4D07E197" w:rsidR="3864DCEF">
        <w:rPr>
          <w:rFonts w:ascii="Arial Nova" w:hAnsi="Arial Nova" w:eastAsia="Arial Nova" w:cs="Arial Nova"/>
        </w:rPr>
        <w:t xml:space="preserve"> gerados pela digitalização dos serviços. </w:t>
      </w:r>
      <w:r w:rsidRPr="4D07E197" w:rsidR="4476626C">
        <w:rPr>
          <w:rFonts w:ascii="Arial Nova" w:hAnsi="Arial Nova" w:eastAsia="Arial Nova" w:cs="Arial Nova"/>
        </w:rPr>
        <w:t xml:space="preserve">Entende-se por impacto social, nesse estudo, vantagens ou desvantagens incorridas pela sociedade, </w:t>
      </w:r>
      <w:r w:rsidRPr="4D07E197" w:rsidR="38C2CB36">
        <w:rPr>
          <w:rFonts w:ascii="Arial Nova" w:hAnsi="Arial Nova" w:eastAsia="Arial Nova" w:cs="Arial Nova"/>
        </w:rPr>
        <w:t>evidenciados por meio de indicadores. Esses indicadores procuram oferecer medidas não</w:t>
      </w:r>
      <w:r w:rsidRPr="4D07E197" w:rsidR="7708C8BA">
        <w:rPr>
          <w:rFonts w:ascii="Arial Nova" w:hAnsi="Arial Nova" w:eastAsia="Arial Nova" w:cs="Arial Nova"/>
        </w:rPr>
        <w:t xml:space="preserve"> somente</w:t>
      </w:r>
      <w:r w:rsidRPr="4D07E197" w:rsidR="38C2CB36">
        <w:rPr>
          <w:rFonts w:ascii="Arial Nova" w:hAnsi="Arial Nova" w:eastAsia="Arial Nova" w:cs="Arial Nova"/>
        </w:rPr>
        <w:t xml:space="preserve"> em termo</w:t>
      </w:r>
      <w:r w:rsidRPr="4D07E197" w:rsidR="3E970FBC">
        <w:rPr>
          <w:rFonts w:ascii="Arial Nova" w:hAnsi="Arial Nova" w:eastAsia="Arial Nova" w:cs="Arial Nova"/>
        </w:rPr>
        <w:t>s</w:t>
      </w:r>
      <w:r w:rsidRPr="4D07E197" w:rsidR="38C2CB36">
        <w:rPr>
          <w:rFonts w:ascii="Arial Nova" w:hAnsi="Arial Nova" w:eastAsia="Arial Nova" w:cs="Arial Nova"/>
        </w:rPr>
        <w:t xml:space="preserve"> monetários, mas em outras unidades que reflitam </w:t>
      </w:r>
      <w:r w:rsidRPr="4D07E197" w:rsidR="7CB952BA">
        <w:rPr>
          <w:rFonts w:ascii="Arial Nova" w:hAnsi="Arial Nova" w:eastAsia="Arial Nova" w:cs="Arial Nova"/>
        </w:rPr>
        <w:t>aspectos variados</w:t>
      </w:r>
      <w:r w:rsidRPr="4D07E197" w:rsidR="19F0DF2E">
        <w:rPr>
          <w:rFonts w:ascii="Arial Nova" w:hAnsi="Arial Nova" w:eastAsia="Arial Nova" w:cs="Arial Nova"/>
        </w:rPr>
        <w:t>. A seguir, apresentam-se os indicadores sociais.</w:t>
      </w:r>
    </w:p>
    <w:p w:rsidR="6287F2F8" w:rsidP="4D07E197" w:rsidRDefault="6287F2F8" w14:paraId="2377513B" w14:textId="09E08547">
      <w:pPr>
        <w:spacing w:before="240" w:after="240"/>
        <w:rPr>
          <w:rFonts w:ascii="Arial Nova" w:hAnsi="Arial Nova" w:eastAsia="Arial Nova" w:cs="Arial Nova"/>
        </w:rPr>
      </w:pPr>
    </w:p>
    <w:p w:rsidR="4C74F298" w:rsidP="4D07E197" w:rsidRDefault="4C74F298" w14:paraId="124D45E3" w14:textId="2A509D4F">
      <w:pPr>
        <w:spacing w:before="240" w:after="240"/>
        <w:rPr>
          <w:rFonts w:ascii="Arial Nova" w:hAnsi="Arial Nova" w:eastAsia="Arial Nova" w:cs="Arial Nova"/>
          <w:b w:val="1"/>
          <w:bCs w:val="1"/>
        </w:rPr>
      </w:pPr>
      <w:r w:rsidRPr="4D07E197" w:rsidR="78828878">
        <w:rPr>
          <w:rFonts w:ascii="Arial Nova" w:hAnsi="Arial Nova" w:eastAsia="Arial Nova" w:cs="Arial Nova"/>
          <w:b w:val="1"/>
          <w:bCs w:val="1"/>
        </w:rPr>
        <w:t>Bem-estar social</w:t>
      </w:r>
    </w:p>
    <w:p w:rsidR="4C74F298" w:rsidP="4D07E197" w:rsidRDefault="4C74F298" w14:paraId="3A7BD397" w14:textId="6F8377E2">
      <w:pPr>
        <w:spacing w:before="240" w:after="240"/>
        <w:ind w:firstLine="0"/>
        <w:jc w:val="both"/>
        <w:rPr>
          <w:rFonts w:ascii="Arial Nova" w:hAnsi="Arial Nova" w:eastAsia="Arial Nova" w:cs="Arial Nova"/>
        </w:rPr>
      </w:pPr>
      <w:r w:rsidRPr="4D07E197" w:rsidR="19F0DF2E">
        <w:rPr>
          <w:rFonts w:ascii="Arial Nova" w:hAnsi="Arial Nova" w:eastAsia="Arial Nova" w:cs="Arial Nova"/>
        </w:rPr>
        <w:t>Considera-se bem-estar social</w:t>
      </w:r>
      <w:r w:rsidRPr="4D07E197" w:rsidR="2A05AF9B">
        <w:rPr>
          <w:rFonts w:ascii="Arial Nova" w:hAnsi="Arial Nova" w:eastAsia="Arial Nova" w:cs="Arial Nova"/>
        </w:rPr>
        <w:t xml:space="preserve"> o somatório</w:t>
      </w:r>
      <w:r w:rsidRPr="4D07E197" w:rsidR="19F0DF2E">
        <w:rPr>
          <w:rFonts w:ascii="Arial Nova" w:hAnsi="Arial Nova" w:eastAsia="Arial Nova" w:cs="Arial Nova"/>
        </w:rPr>
        <w:t xml:space="preserve"> </w:t>
      </w:r>
      <w:r w:rsidRPr="4D07E197" w:rsidR="377D3134">
        <w:rPr>
          <w:rFonts w:ascii="Arial Nova" w:hAnsi="Arial Nova" w:eastAsia="Arial Nova" w:cs="Arial Nova"/>
        </w:rPr>
        <w:t>d</w:t>
      </w:r>
      <w:r w:rsidRPr="4D07E197" w:rsidR="19F0DF2E">
        <w:rPr>
          <w:rFonts w:ascii="Arial Nova" w:hAnsi="Arial Nova" w:eastAsia="Arial Nova" w:cs="Arial Nova"/>
        </w:rPr>
        <w:t>as horas “livres” que os usuários passam a ter pela digitalização dos serviços</w:t>
      </w:r>
      <w:r w:rsidRPr="4D07E197" w:rsidR="171BA122">
        <w:rPr>
          <w:rFonts w:ascii="Arial Nova" w:hAnsi="Arial Nova" w:eastAsia="Arial Nova" w:cs="Arial Nova"/>
        </w:rPr>
        <w:t>. Como os serviços no pós-digitalização consomem menos tempo para serem concluídos, os usuários podem utilizar as horas economizadas em outras ativi</w:t>
      </w:r>
      <w:r w:rsidRPr="4D07E197" w:rsidR="2C199FEA">
        <w:rPr>
          <w:rFonts w:ascii="Arial Nova" w:hAnsi="Arial Nova" w:eastAsia="Arial Nova" w:cs="Arial Nova"/>
        </w:rPr>
        <w:t>dades que considerarem mais úteis, gerando um aumento de bem-estar.</w:t>
      </w:r>
      <w:r w:rsidRPr="4D07E197" w:rsidR="2F849EE5">
        <w:rPr>
          <w:rFonts w:ascii="Arial Nova" w:hAnsi="Arial Nova" w:eastAsia="Arial Nova" w:cs="Arial Nova"/>
        </w:rPr>
        <w:t xml:space="preserve"> A fórmula para o cálculo desse indicador é:</w:t>
      </w:r>
    </w:p>
    <w:p w:rsidR="6287F2F8" w:rsidP="4D07E197" w:rsidRDefault="6287F2F8" w14:paraId="4CF2ECF3" w14:textId="482F5D78">
      <w:pPr>
        <w:spacing w:before="240" w:after="240"/>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B</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s</m:t>
              </m:r>
            </m:sub>
          </m:sSub>
          <m:r>
            <w:rPr xmlns:w="http://schemas.openxmlformats.org/wordprocessingml/2006/main">
              <w:rFonts w:ascii="Cambria Math" w:hAnsi="Cambria Math"/>
            </w:rPr>
            <m:t> = </m:t>
          </m:r>
          <m:d>
            <m:dPr>
              <m:begChr m:val="{"/>
              <m:endChr m:val="}"/>
              <m:ctrlPr>
                <w:rPr xmlns:w="http://schemas.openxmlformats.org/wordprocessingml/2006/main">
                  <w:rFonts w:ascii="Cambria Math" w:hAnsi="Cambria Math"/>
                </w:rPr>
              </m:ctrlPr>
            </m:dPr>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desloc</m:t>
                      </m:r>
                    </m:sub>
                  </m:sSub>
                </m:e>
              </m:d>
              <m:r>
                <w:rPr xmlns:w="http://schemas.openxmlformats.org/wordprocessingml/2006/main">
                  <w:rFonts w:ascii="Cambria Math" w:hAnsi="Cambria Math"/>
                </w:rPr>
                <m:t>+</m:t>
              </m:r>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begChr m:val="["/>
                      <m:endChr m:val="]"/>
                      <m:ctrlPr>
                        <w:rPr xmlns:w="http://schemas.openxmlformats.org/wordprocessingml/2006/main">
                          <w:rFonts w:ascii="Cambria Math" w:hAnsi="Cambria Math"/>
                        </w:rPr>
                      </m:ctrlPr>
                    </m:dPr>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m:t>
                              </m:r>
                            </m:sub>
                          </m:sSub>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m:t>
                              </m:r>
                            </m:sub>
                          </m:sSub>
                        </m:e>
                      </m:d>
                      <m:r>
                        <w:rPr xmlns:w="http://schemas.openxmlformats.org/wordprocessingml/2006/main">
                          <w:rFonts w:ascii="Cambria Math" w:hAnsi="Cambria Math"/>
                        </w:rPr>
                        <m:t> × </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e>
          </m:d>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00EF3CFA" w:rsidP="4D07E197" w:rsidRDefault="64071D40" w14:paraId="27EF8873" w14:textId="3F727C06">
      <w:pPr>
        <w:jc w:val="both"/>
        <w:rPr>
          <w:rFonts w:ascii="Arial Nova" w:hAnsi="Arial Nova" w:eastAsia="Arial Nova" w:cs="Arial Nova"/>
        </w:rPr>
      </w:pPr>
      <w:r w:rsidRPr="4D07E197" w:rsidR="150F6608">
        <w:rPr>
          <w:rFonts w:ascii="Arial Nova" w:hAnsi="Arial Nova" w:eastAsia="Arial Nova" w:cs="Arial Nova"/>
        </w:rPr>
        <w:t xml:space="preserve">o</w:t>
      </w:r>
      <w:r w:rsidRPr="4D07E197" w:rsidR="29F9C691">
        <w:rPr>
          <w:rFonts w:ascii="Arial Nova" w:hAnsi="Arial Nova" w:eastAsia="Arial Nova" w:cs="Arial Nova"/>
        </w:rPr>
        <w:t xml:space="preserve">nde </w:t>
      </w:r>
      <m:oMath xmlns:m="http://schemas.openxmlformats.org/officeDocument/2006/math">
        <m:r>
          <w:rPr xmlns:w="http://schemas.openxmlformats.org/wordprocessingml/2006/main">
            <w:rFonts w:ascii="Cambria Math" w:hAnsi="Cambria Math"/>
          </w:rPr>
          <m:t>B</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s</m:t>
            </m:r>
          </m:sub>
        </m:sSub>
      </m:oMath>
      <w:r w:rsidRPr="4D07E197" w:rsidR="04F19D7A">
        <w:rPr>
          <w:rFonts w:ascii="Arial Nova" w:hAnsi="Arial Nova" w:eastAsia="Arial Nova" w:cs="Arial Nova"/>
        </w:rPr>
        <w:t xml:space="preserve"> é o bem-estar social, em horas</w:t>
      </w:r>
      <w:r w:rsidRPr="4D07E197" w:rsidR="6B430063">
        <w:rPr>
          <w:rFonts w:ascii="Arial Nova" w:hAnsi="Arial Nova" w:eastAsia="Arial Nova" w:cs="Arial Nova"/>
        </w:rPr>
        <w:t>.</w:t>
      </w:r>
    </w:p>
    <w:p w:rsidR="49F44634" w:rsidP="4D07E197" w:rsidRDefault="49F44634" w14:paraId="17EE27F9" w14:textId="23CA047B">
      <w:pPr>
        <w:jc w:val="left"/>
        <w:rPr>
          <w:rFonts w:ascii="Arial Nova" w:hAnsi="Arial Nova" w:eastAsia="Arial Nova" w:cs="Arial Nova"/>
        </w:rPr>
      </w:pPr>
    </w:p>
    <w:p w:rsidR="0FD7A857" w:rsidP="4D07E197" w:rsidRDefault="0FD7A857" w14:paraId="2293CC17" w14:textId="5BAAA65A">
      <w:pPr>
        <w:rPr>
          <w:rFonts w:ascii="Arial Nova" w:hAnsi="Arial Nova" w:eastAsia="Arial Nova" w:cs="Arial Nova"/>
          <w:b w:val="1"/>
          <w:bCs w:val="1"/>
        </w:rPr>
      </w:pPr>
      <w:r w:rsidRPr="4D07E197" w:rsidR="2C54DF41">
        <w:rPr>
          <w:rFonts w:ascii="Arial Nova" w:hAnsi="Arial Nova" w:eastAsia="Arial Nova" w:cs="Arial Nova"/>
          <w:b w:val="1"/>
          <w:bCs w:val="1"/>
        </w:rPr>
        <w:t>Congestão urbana</w:t>
      </w:r>
    </w:p>
    <w:p w:rsidR="0FD7A857" w:rsidP="4D07E197" w:rsidRDefault="0FD7A857" w14:paraId="33D33A29" w14:textId="04F53500">
      <w:pPr>
        <w:ind w:firstLine="0"/>
        <w:jc w:val="both"/>
        <w:rPr>
          <w:rFonts w:ascii="Arial Nova" w:hAnsi="Arial Nova" w:eastAsia="Arial Nova" w:cs="Arial Nova"/>
        </w:rPr>
      </w:pPr>
      <w:r w:rsidRPr="4D07E197" w:rsidR="0D6C84EE">
        <w:rPr>
          <w:rFonts w:ascii="Arial Nova" w:hAnsi="Arial Nova" w:eastAsia="Arial Nova" w:cs="Arial Nova"/>
        </w:rPr>
        <w:t xml:space="preserve">A digitalização reduz </w:t>
      </w:r>
      <w:r w:rsidRPr="4D07E197" w:rsidR="2F7CAA9C">
        <w:rPr>
          <w:rFonts w:ascii="Arial Nova" w:hAnsi="Arial Nova" w:eastAsia="Arial Nova" w:cs="Arial Nova"/>
        </w:rPr>
        <w:t xml:space="preserve">(ou </w:t>
      </w:r>
      <w:r w:rsidRPr="4D07E197" w:rsidR="0D6C84EE">
        <w:rPr>
          <w:rFonts w:ascii="Arial Nova" w:hAnsi="Arial Nova" w:eastAsia="Arial Nova" w:cs="Arial Nova"/>
        </w:rPr>
        <w:t>elimina</w:t>
      </w:r>
      <w:r w:rsidRPr="4D07E197" w:rsidR="7A40EDE3">
        <w:rPr>
          <w:rFonts w:ascii="Arial Nova" w:hAnsi="Arial Nova" w:eastAsia="Arial Nova" w:cs="Arial Nova"/>
        </w:rPr>
        <w:t>)</w:t>
      </w:r>
      <w:r w:rsidRPr="4D07E197" w:rsidR="0D6C84EE">
        <w:rPr>
          <w:rFonts w:ascii="Arial Nova" w:hAnsi="Arial Nova" w:eastAsia="Arial Nova" w:cs="Arial Nova"/>
        </w:rPr>
        <w:t xml:space="preserve"> a necessidade </w:t>
      </w:r>
      <w:r w:rsidRPr="4D07E197" w:rsidR="61734F3D">
        <w:rPr>
          <w:rFonts w:ascii="Arial Nova" w:hAnsi="Arial Nova" w:eastAsia="Arial Nova" w:cs="Arial Nova"/>
        </w:rPr>
        <w:t xml:space="preserve">de </w:t>
      </w:r>
      <w:r w:rsidRPr="4D07E197" w:rsidR="0D6C84EE">
        <w:rPr>
          <w:rFonts w:ascii="Arial Nova" w:hAnsi="Arial Nova" w:eastAsia="Arial Nova" w:cs="Arial Nova"/>
        </w:rPr>
        <w:t>deslocamento, por parte do usuário, para ter acesso ao serviço</w:t>
      </w:r>
      <w:r w:rsidRPr="4D07E197" w:rsidR="071EAAB3">
        <w:rPr>
          <w:rFonts w:ascii="Arial Nova" w:hAnsi="Arial Nova" w:eastAsia="Arial Nova" w:cs="Arial Nova"/>
        </w:rPr>
        <w:t>. Dessa forma, muitos daqueles que se deslocariam utilizando transporte particular deixam de o fazer. Assi</w:t>
      </w:r>
      <w:r w:rsidRPr="4D07E197" w:rsidR="26D8E561">
        <w:rPr>
          <w:rFonts w:ascii="Arial Nova" w:hAnsi="Arial Nova" w:eastAsia="Arial Nova" w:cs="Arial Nova"/>
        </w:rPr>
        <w:t>m, a quantidade de veículos circulando diminui, contribuindo para a redução da congestão urbana.</w:t>
      </w:r>
      <w:r w:rsidRPr="4D07E197" w:rsidR="32020181">
        <w:rPr>
          <w:rFonts w:ascii="Arial Nova" w:hAnsi="Arial Nova" w:eastAsia="Arial Nova" w:cs="Arial Nova"/>
        </w:rPr>
        <w:t xml:space="preserve"> Esse indicador se mostra especialmente importante para grandes cidades, onde a qu</w:t>
      </w:r>
      <w:r w:rsidRPr="4D07E197" w:rsidR="053CBC12">
        <w:rPr>
          <w:rFonts w:ascii="Arial Nova" w:hAnsi="Arial Nova" w:eastAsia="Arial Nova" w:cs="Arial Nova"/>
        </w:rPr>
        <w:t>antidade de veículos é maior, b</w:t>
      </w:r>
      <w:r w:rsidRPr="4D07E197" w:rsidR="3C104690">
        <w:rPr>
          <w:rFonts w:ascii="Arial Nova" w:hAnsi="Arial Nova" w:eastAsia="Arial Nova" w:cs="Arial Nova"/>
        </w:rPr>
        <w:t>em como a intensidade do</w:t>
      </w:r>
      <w:r w:rsidRPr="4D07E197" w:rsidR="5FC1E1DE">
        <w:rPr>
          <w:rFonts w:ascii="Arial Nova" w:hAnsi="Arial Nova" w:eastAsia="Arial Nova" w:cs="Arial Nova"/>
        </w:rPr>
        <w:t xml:space="preserve"> tráfego. A seguir, a fórmula para o cálculo do indicador.</w:t>
      </w:r>
    </w:p>
    <w:p w:rsidR="6287F2F8" w:rsidP="4D07E197" w:rsidRDefault="6287F2F8" w14:paraId="7DA9B189" w14:textId="3BD87A17">
      <w:pPr>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CONG = PO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particular</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6287F2F8" w:rsidP="4D07E197" w:rsidRDefault="6287F2F8" w14:paraId="738F4285" w14:textId="71F5C730">
      <w:pPr>
        <w:jc w:val="both"/>
        <w:rPr>
          <w:rFonts w:ascii="Arial Nova" w:hAnsi="Arial Nova" w:eastAsia="Arial Nova" w:cs="Arial Nova"/>
        </w:rPr>
      </w:pPr>
      <w:r w:rsidRPr="4D07E197" w:rsidR="4F08EE9B">
        <w:rPr>
          <w:rFonts w:ascii="Arial Nova" w:hAnsi="Arial Nova" w:eastAsia="Arial Nova" w:cs="Arial Nova"/>
        </w:rPr>
        <w:t xml:space="preserve">onde </w:t>
      </w:r>
      <m:oMath xmlns:m="http://schemas.openxmlformats.org/officeDocument/2006/math">
        <m:r>
          <w:rPr xmlns:w="http://schemas.openxmlformats.org/wordprocessingml/2006/main">
            <w:rFonts w:ascii="Cambria Math" w:hAnsi="Cambria Math"/>
          </w:rPr>
          <m:t>CONG </m:t>
        </m:r>
      </m:oMath>
      <w:r w:rsidRPr="4D07E197" w:rsidR="0922FF17">
        <w:rPr>
          <w:rFonts w:ascii="Arial Nova" w:hAnsi="Arial Nova" w:eastAsia="Arial Nova" w:cs="Arial Nova"/>
        </w:rPr>
        <w:t xml:space="preserve">é a congestão que deixou de ser gerada </w:t>
      </w:r>
      <w:r w:rsidRPr="4D07E197" w:rsidR="0922FF17">
        <w:rPr>
          <w:rFonts w:ascii="Arial Nova" w:hAnsi="Arial Nova" w:eastAsia="Arial Nova" w:cs="Arial Nova"/>
        </w:rPr>
        <w:t xml:space="preserve">após </w:t>
      </w:r>
      <w:r w:rsidRPr="4D07E197" w:rsidR="5D0EC313">
        <w:rPr>
          <w:rFonts w:ascii="Arial Nova" w:hAnsi="Arial Nova" w:eastAsia="Arial Nova" w:cs="Arial Nova"/>
        </w:rPr>
        <w:t>a</w:t>
      </w:r>
      <w:r w:rsidRPr="4D07E197" w:rsidR="0922FF17">
        <w:rPr>
          <w:rFonts w:ascii="Arial Nova" w:hAnsi="Arial Nova" w:eastAsia="Arial Nova" w:cs="Arial Nova"/>
        </w:rPr>
        <w:t xml:space="preserve"> digitalização</w:t>
      </w:r>
      <w:r w:rsidRPr="4D07E197" w:rsidR="0922FF17">
        <w:rPr>
          <w:rFonts w:ascii="Arial Nova" w:hAnsi="Arial Nova" w:eastAsia="Arial Nova" w:cs="Arial Nova"/>
        </w:rPr>
        <w:t xml:space="preserve"> dos serviços.</w:t>
      </w:r>
    </w:p>
    <w:p w:rsidR="7B671A79" w:rsidP="4D07E197" w:rsidRDefault="7B671A79" w14:paraId="62AE273D" w14:textId="3024DF0F">
      <w:pPr>
        <w:rPr>
          <w:rFonts w:ascii="Arial Nova" w:hAnsi="Arial Nova" w:eastAsia="Arial Nova" w:cs="Arial Nova"/>
        </w:rPr>
      </w:pPr>
    </w:p>
    <w:p w:rsidR="4583FBB3" w:rsidP="4D07E197" w:rsidRDefault="4583FBB3" w14:paraId="318B8CF1" w14:textId="55EB6237">
      <w:pPr>
        <w:rPr>
          <w:rFonts w:ascii="Arial Nova" w:hAnsi="Arial Nova" w:eastAsia="Arial Nova" w:cs="Arial Nova"/>
          <w:b w:val="1"/>
          <w:bCs w:val="1"/>
        </w:rPr>
      </w:pPr>
      <w:r w:rsidRPr="4D07E197" w:rsidR="47AE2E5F">
        <w:rPr>
          <w:rFonts w:ascii="Arial Nova" w:hAnsi="Arial Nova" w:eastAsia="Arial Nova" w:cs="Arial Nova"/>
          <w:b w:val="1"/>
          <w:bCs w:val="1"/>
        </w:rPr>
        <w:t>Assimetria informacional</w:t>
      </w:r>
    </w:p>
    <w:p w:rsidR="4583FBB3" w:rsidP="4D07E197" w:rsidRDefault="4583FBB3" w14:paraId="0E3BF9D5" w14:textId="624A108C">
      <w:pPr>
        <w:ind w:firstLine="0"/>
        <w:jc w:val="both"/>
        <w:rPr>
          <w:rFonts w:ascii="Arial Nova" w:hAnsi="Arial Nova" w:eastAsia="Arial Nova" w:cs="Arial Nova"/>
        </w:rPr>
      </w:pPr>
      <w:r w:rsidRPr="4D07E197" w:rsidR="3E4F485F">
        <w:rPr>
          <w:rFonts w:ascii="Arial Nova" w:hAnsi="Arial Nova" w:eastAsia="Arial Nova" w:cs="Arial Nova"/>
        </w:rPr>
        <w:t>Esse indicador busca medir a qualidade da</w:t>
      </w:r>
      <w:r w:rsidRPr="4D07E197" w:rsidR="262E349F">
        <w:rPr>
          <w:rFonts w:ascii="Arial Nova" w:hAnsi="Arial Nova" w:eastAsia="Arial Nova" w:cs="Arial Nova"/>
        </w:rPr>
        <w:t>s</w:t>
      </w:r>
      <w:r w:rsidRPr="4D07E197" w:rsidR="3E4F485F">
        <w:rPr>
          <w:rFonts w:ascii="Arial Nova" w:hAnsi="Arial Nova" w:eastAsia="Arial Nova" w:cs="Arial Nova"/>
        </w:rPr>
        <w:t xml:space="preserve"> </w:t>
      </w:r>
      <w:r w:rsidRPr="4D07E197" w:rsidR="6C08CF35">
        <w:rPr>
          <w:rFonts w:ascii="Arial Nova" w:hAnsi="Arial Nova" w:eastAsia="Arial Nova" w:cs="Arial Nova"/>
        </w:rPr>
        <w:t>informações fornecidas</w:t>
      </w:r>
      <w:r w:rsidRPr="4D07E197" w:rsidR="3E4F485F">
        <w:rPr>
          <w:rFonts w:ascii="Arial Nova" w:hAnsi="Arial Nova" w:eastAsia="Arial Nova" w:cs="Arial Nova"/>
        </w:rPr>
        <w:t xml:space="preserve"> ao usuário sobre o serviço. </w:t>
      </w:r>
      <w:r w:rsidRPr="4D07E197" w:rsidR="64C1C7F8">
        <w:rPr>
          <w:rFonts w:ascii="Arial Nova" w:hAnsi="Arial Nova" w:eastAsia="Arial Nova" w:cs="Arial Nova"/>
        </w:rPr>
        <w:t>Calcula-se por meio da razão entre</w:t>
      </w:r>
      <w:r w:rsidRPr="4D07E197" w:rsidR="471CBD67">
        <w:rPr>
          <w:rFonts w:ascii="Arial Nova" w:hAnsi="Arial Nova" w:eastAsia="Arial Nova" w:cs="Arial Nova"/>
        </w:rPr>
        <w:t xml:space="preserve"> a quantidade de avaliações positivas e o total de avaliações. Dessa forma, quanto mais próximo de 1, menor a assimetria informacional</w:t>
      </w:r>
      <w:r w:rsidRPr="4D07E197" w:rsidR="53BF86E5">
        <w:rPr>
          <w:rFonts w:ascii="Arial Nova" w:hAnsi="Arial Nova" w:eastAsia="Arial Nova" w:cs="Arial Nova"/>
        </w:rPr>
        <w:t>. Esse indicador pode apresentar valores que variam entre 0 e 1.</w:t>
      </w:r>
    </w:p>
    <w:p w:rsidR="6287F2F8" w:rsidP="4D07E197" w:rsidRDefault="6287F2F8" w14:paraId="1CE0276B" w14:textId="742DD5B6">
      <w:pPr>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ASSIMETRI</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A</m:t>
              </m:r>
            </m:e>
            <m:sub>
              <m:func>
                <m:funcPr>
                  <m:ctrlPr>
                    <w:rPr xmlns:w="http://schemas.openxmlformats.org/wordprocessingml/2006/main">
                      <w:rFonts w:ascii="Cambria Math" w:hAnsi="Cambria Math"/>
                    </w:rPr>
                  </m:ctrlPr>
                </m:funcPr>
                <m:fName>
                  <m:r>
                    <m:rPr>
                      <m:sty m:val="p"/>
                    </m:rPr>
                    <w:rPr xmlns:w="http://schemas.openxmlformats.org/wordprocessingml/2006/main">
                      <w:rFonts w:ascii="Cambria Math" w:hAnsi="Cambria Math"/>
                    </w:rPr>
                    <m:t>inf</m:t>
                  </m:r>
                </m:fName>
                <m:e>
                  <m:r>
                    <w:rPr xmlns:w="http://schemas.openxmlformats.org/wordprocessingml/2006/main">
                      <w:rFonts w:ascii="Cambria Math" w:hAnsi="Cambria Math"/>
                    </w:rPr>
                    <m:t>o</m:t>
                  </m:r>
                </m:e>
              </m:func>
            </m:sub>
          </m:sSub>
          <m:r>
            <w:rPr xmlns:w="http://schemas.openxmlformats.org/wordprocessingml/2006/main">
              <w:rFonts w:ascii="Cambria Math" w:hAnsi="Cambria Math"/>
            </w:rPr>
            <m:t>=</m:t>
          </m:r>
          <m:f>
            <m:fPr>
              <m:ctrlPr>
                <w:rPr xmlns:w="http://schemas.openxmlformats.org/wordprocessingml/2006/main">
                  <w:rFonts w:ascii="Cambria Math" w:hAnsi="Cambria Math"/>
                </w:rPr>
              </m:ctrlPr>
            </m:fPr>
            <m:num>
              <m:r>
                <w:rPr xmlns:w="http://schemas.openxmlformats.org/wordprocessingml/2006/main">
                  <w:rFonts w:ascii="Cambria Math" w:hAnsi="Cambria Math"/>
                </w:rPr>
                <m:t>A</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positiva</m:t>
                  </m:r>
                </m:sub>
              </m:sSub>
            </m:num>
            <m:den>
              <m:r>
                <w:rPr xmlns:w="http://schemas.openxmlformats.org/wordprocessingml/2006/main">
                  <w:rFonts w:ascii="Cambria Math" w:hAnsi="Cambria Math"/>
                </w:rPr>
                <m:t>A</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total</m:t>
                  </m:r>
                </m:sub>
              </m:sSub>
            </m:den>
          </m:f>
        </m:oMath>
      </m:oMathPara>
    </w:p>
    <w:p w:rsidR="6287F2F8" w:rsidP="4D07E197" w:rsidRDefault="6287F2F8" w14:paraId="073BF2CD" w14:textId="57EBB2BA">
      <w:pPr>
        <w:jc w:val="both"/>
        <w:rPr>
          <w:rFonts w:ascii="Arial Nova" w:hAnsi="Arial Nova" w:eastAsia="Arial Nova" w:cs="Arial Nova"/>
        </w:rPr>
      </w:pPr>
      <m:oMath xmlns:m="http://schemas.openxmlformats.org/officeDocument/2006/math">
        <m:r>
          <w:rPr xmlns:w="http://schemas.openxmlformats.org/wordprocessingml/2006/main">
            <w:rFonts w:ascii="Cambria Math" w:hAnsi="Cambria Math"/>
          </w:rPr>
          <m:t>ASSIMETRI</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A</m:t>
            </m:r>
          </m:e>
          <m:sub>
            <m:r>
              <w:rPr xmlns:w="http://schemas.openxmlformats.org/wordprocessingml/2006/main">
                <w:rFonts w:ascii="Cambria Math" w:hAnsi="Cambria Math"/>
              </w:rPr>
              <m:t>inf</m:t>
            </m:r>
          </m:sub>
        </m:sSub>
      </m:oMath>
      <w:r w:rsidRPr="4D07E197" w:rsidR="043D5B8F">
        <w:rPr>
          <w:rFonts w:ascii="Arial Nova" w:hAnsi="Arial Nova" w:eastAsia="Arial Nova" w:cs="Arial Nova"/>
        </w:rPr>
        <w:t xml:space="preserve"> é a assimetria informacional relativa aos serviços públicos digitais; </w:t>
      </w:r>
      <m:oMath xmlns:m="http://schemas.openxmlformats.org/officeDocument/2006/math">
        <m:r>
          <w:rPr xmlns:w="http://schemas.openxmlformats.org/wordprocessingml/2006/main">
            <w:rFonts w:ascii="Cambria Math" w:hAnsi="Cambria Math"/>
          </w:rPr>
          <m:t>A</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positiva</m:t>
            </m:r>
          </m:sub>
        </m:sSub>
      </m:oMath>
      <w:r w:rsidRPr="4D07E197" w:rsidR="0C986C0F">
        <w:rPr>
          <w:rFonts w:ascii="Arial Nova" w:hAnsi="Arial Nova" w:eastAsia="Arial Nova" w:cs="Arial Nova"/>
        </w:rPr>
        <w:t xml:space="preserve"> é a quantidade (ou proporção de avaliações positivas); e </w:t>
      </w:r>
      <m:oMath xmlns:m="http://schemas.openxmlformats.org/officeDocument/2006/math">
        <m:r>
          <w:rPr xmlns:w="http://schemas.openxmlformats.org/wordprocessingml/2006/main">
            <w:rFonts w:ascii="Cambria Math" w:hAnsi="Cambria Math"/>
          </w:rPr>
          <m:t>A</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V</m:t>
            </m:r>
          </m:e>
          <m:sub>
            <m:r>
              <w:rPr xmlns:w="http://schemas.openxmlformats.org/wordprocessingml/2006/main">
                <w:rFonts w:ascii="Cambria Math" w:hAnsi="Cambria Math"/>
              </w:rPr>
              <m:t>total</m:t>
            </m:r>
          </m:sub>
        </m:sSub>
      </m:oMath>
      <w:r w:rsidRPr="4D07E197" w:rsidR="529BCC5A">
        <w:rPr>
          <w:rFonts w:ascii="Arial Nova" w:hAnsi="Arial Nova" w:eastAsia="Arial Nova" w:cs="Arial Nova"/>
        </w:rPr>
        <w:t xml:space="preserve"> é a quantidade (ou proporção) de avaliações totais.</w:t>
      </w:r>
    </w:p>
    <w:p w:rsidR="307AEF30" w:rsidP="4D07E197" w:rsidRDefault="307AEF30" w14:paraId="30BE889A" w14:textId="6BCF90F5">
      <w:pPr>
        <w:ind w:firstLine="0"/>
        <w:rPr>
          <w:rFonts w:ascii="Arial Nova" w:hAnsi="Arial Nova" w:eastAsia="Arial Nova" w:cs="Arial Nova"/>
        </w:rPr>
      </w:pPr>
      <w:r w:rsidRPr="4D07E197" w:rsidR="3BD5234D">
        <w:rPr>
          <w:rFonts w:ascii="Arial Nova" w:hAnsi="Arial Nova" w:eastAsia="Arial Nova" w:cs="Arial Nova"/>
        </w:rPr>
        <w:t xml:space="preserve">Por último, vamos realizar a análise dos indicadores ambientais. Esses indicadores </w:t>
      </w:r>
      <w:r w:rsidRPr="4D07E197" w:rsidR="420F0E3E">
        <w:rPr>
          <w:rFonts w:ascii="Arial Nova" w:hAnsi="Arial Nova" w:eastAsia="Arial Nova" w:cs="Arial Nova"/>
        </w:rPr>
        <w:t>buscam mapear alguns dos impactos ao meio ambiente decorrentes da digitalização.</w:t>
      </w:r>
    </w:p>
    <w:p w:rsidR="6287F2F8" w:rsidP="4D07E197" w:rsidRDefault="6287F2F8" w14:paraId="46CC1735" w14:textId="15E6DAF4">
      <w:pPr>
        <w:rPr>
          <w:rFonts w:ascii="Arial Nova" w:hAnsi="Arial Nova" w:eastAsia="Arial Nova" w:cs="Arial Nova"/>
        </w:rPr>
      </w:pPr>
    </w:p>
    <w:p w:rsidR="7092D5CE" w:rsidP="4D07E197" w:rsidRDefault="7092D5CE" w14:paraId="1D41F6A7" w14:textId="40BDE465">
      <w:pPr>
        <w:rPr>
          <w:rFonts w:ascii="Arial Nova" w:hAnsi="Arial Nova" w:eastAsia="Arial Nova" w:cs="Arial Nova"/>
          <w:b w:val="1"/>
          <w:bCs w:val="1"/>
        </w:rPr>
      </w:pPr>
      <w:r w:rsidRPr="4D07E197" w:rsidR="5BCF29A9">
        <w:rPr>
          <w:rFonts w:ascii="Arial Nova" w:hAnsi="Arial Nova" w:eastAsia="Arial Nova" w:cs="Arial Nova"/>
          <w:b w:val="1"/>
          <w:bCs w:val="1"/>
        </w:rPr>
        <w:t>Desmatamento</w:t>
      </w:r>
    </w:p>
    <w:p w:rsidR="7092D5CE" w:rsidP="4D07E197" w:rsidRDefault="7092D5CE" w14:paraId="3272472F" w14:textId="1F996BF7">
      <w:pPr>
        <w:ind w:firstLine="0"/>
        <w:jc w:val="both"/>
        <w:rPr>
          <w:rFonts w:ascii="Arial Nova" w:hAnsi="Arial Nova" w:eastAsia="Arial Nova" w:cs="Arial Nova"/>
        </w:rPr>
      </w:pPr>
      <w:r w:rsidRPr="4D07E197" w:rsidR="3F7984B0">
        <w:rPr>
          <w:rFonts w:ascii="Arial Nova" w:hAnsi="Arial Nova" w:eastAsia="Arial Nova" w:cs="Arial Nova"/>
        </w:rPr>
        <w:t xml:space="preserve">Com a digitalização, o </w:t>
      </w:r>
      <w:r w:rsidRPr="4D07E197" w:rsidR="5D620550">
        <w:rPr>
          <w:rFonts w:ascii="Arial Nova" w:hAnsi="Arial Nova" w:eastAsia="Arial Nova" w:cs="Arial Nova"/>
        </w:rPr>
        <w:t>consumo</w:t>
      </w:r>
      <w:r w:rsidRPr="4D07E197" w:rsidR="3F7984B0">
        <w:rPr>
          <w:rFonts w:ascii="Arial Nova" w:hAnsi="Arial Nova" w:eastAsia="Arial Nova" w:cs="Arial Nova"/>
        </w:rPr>
        <w:t xml:space="preserve"> de papel em processos relativos aos serviços diminuiu. Sendo assim, </w:t>
      </w:r>
      <w:r w:rsidRPr="4D07E197" w:rsidR="09D3C757">
        <w:rPr>
          <w:rFonts w:ascii="Arial Nova" w:hAnsi="Arial Nova" w:eastAsia="Arial Nova" w:cs="Arial Nova"/>
        </w:rPr>
        <w:t>algumas árvores deixaram de ser cortadas para a produção dessas folhas de papel.</w:t>
      </w:r>
      <w:r w:rsidRPr="4D07E197" w:rsidR="3B9FDD39">
        <w:rPr>
          <w:rFonts w:ascii="Arial Nova" w:hAnsi="Arial Nova" w:eastAsia="Arial Nova" w:cs="Arial Nova"/>
        </w:rPr>
        <w:t xml:space="preserve"> Cada árvore é capaz de produzir uma determinada quantidade de folhas</w:t>
      </w:r>
      <w:r w:rsidRPr="4D07E197" w:rsidR="082052B5">
        <w:rPr>
          <w:rFonts w:ascii="Arial Nova" w:hAnsi="Arial Nova" w:eastAsia="Arial Nova" w:cs="Arial Nova"/>
        </w:rPr>
        <w:t>. A seguir, a fórmula do indicador:</w:t>
      </w:r>
    </w:p>
    <w:p w:rsidR="6287F2F8" w:rsidP="4D07E197" w:rsidRDefault="6287F2F8" w14:paraId="3583B4A4" w14:textId="227947C8">
      <w:pPr>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ARVORES=</m:t>
          </m:r>
          <m:f>
            <m:fPr>
              <m:ctrlPr>
                <w:rPr xmlns:w="http://schemas.openxmlformats.org/wordprocessingml/2006/main">
                  <w:rFonts w:ascii="Cambria Math" w:hAnsi="Cambria Math"/>
                </w:rPr>
              </m:ctrlPr>
            </m:fPr>
            <m:num>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Q</m:t>
                      </m:r>
                    </m:e>
                    <m:sub>
                      <m:r>
                        <w:rPr xmlns:w="http://schemas.openxmlformats.org/wordprocessingml/2006/main">
                          <w:rFonts w:ascii="Cambria Math" w:hAnsi="Cambria Math"/>
                        </w:rPr>
                        <m:t>documentos</m:t>
                      </m:r>
                    </m:sub>
                  </m:sSub>
                  <m:r>
                    <w:rPr xmlns:w="http://schemas.openxmlformats.org/wordprocessingml/2006/main">
                      <w:rFonts w:ascii="Cambria Math" w:hAnsi="Cambria Math"/>
                    </w:rPr>
                    <m:t>×α</m:t>
                  </m:r>
                </m:e>
              </m:d>
            </m:num>
            <m:den>
              <m:r>
                <w:rPr xmlns:w="http://schemas.openxmlformats.org/wordprocessingml/2006/main">
                  <w:rFonts w:ascii="Cambria Math" w:hAnsi="Cambria Math"/>
                </w:rPr>
                <m:t>θ</m:t>
              </m:r>
            </m:den>
          </m:f>
        </m:oMath>
      </m:oMathPara>
    </w:p>
    <w:p w:rsidR="6287F2F8" w:rsidP="4D07E197" w:rsidRDefault="2D6BFA9F" w14:paraId="626C599D" w14:textId="36F298C7">
      <w:pPr>
        <w:jc w:val="left"/>
        <w:rPr>
          <w:rFonts w:ascii="Arial Nova" w:hAnsi="Arial Nova" w:eastAsia="Arial Nova" w:cs="Arial Nova"/>
        </w:rPr>
      </w:pPr>
      <w:r w:rsidRPr="4D07E197" w:rsidR="4C65260F">
        <w:rPr>
          <w:rFonts w:ascii="Arial Nova" w:hAnsi="Arial Nova" w:eastAsia="Arial Nova" w:cs="Arial Nova"/>
        </w:rPr>
        <w:t xml:space="preserve">onde  </w:t>
      </w:r>
      <m:oMath xmlns:m="http://schemas.openxmlformats.org/officeDocument/2006/math">
        <m:r>
          <w:rPr xmlns:w="http://schemas.openxmlformats.org/wordprocessingml/2006/main">
            <w:rFonts w:ascii="Cambria Math" w:hAnsi="Cambria Math"/>
          </w:rPr>
          <m:t>ARVORES </m:t>
        </m:r>
      </m:oMath>
      <w:r w:rsidRPr="4D07E197" w:rsidR="200FB5B2">
        <w:rPr>
          <w:rFonts w:ascii="Arial Nova" w:hAnsi="Arial Nova" w:eastAsia="Arial Nova" w:cs="Arial Nova"/>
        </w:rPr>
        <w:t xml:space="preserve">representa a quantidade de árvores que deixaram de ser desmatadas; e </w:t>
      </w:r>
      <m:oMath xmlns:m="http://schemas.openxmlformats.org/officeDocument/2006/math">
        <m:r>
          <w:rPr xmlns:w="http://schemas.openxmlformats.org/wordprocessingml/2006/main">
            <w:rFonts w:ascii="Cambria Math" w:hAnsi="Cambria Math"/>
          </w:rPr>
          <m:t>θ</m:t>
        </m:r>
      </m:oMath>
      <w:r w:rsidRPr="4D07E197" w:rsidR="43DE68C6">
        <w:rPr>
          <w:rFonts w:ascii="Arial Nova" w:hAnsi="Arial Nova" w:eastAsia="Arial Nova" w:cs="Arial Nova"/>
        </w:rPr>
        <w:t xml:space="preserve"> é a quantidade de folhas produzidas por uma árvore.</w:t>
      </w:r>
    </w:p>
    <w:p w:rsidR="7B671A79" w:rsidP="4D07E197" w:rsidRDefault="7B671A79" w14:paraId="05FB06DB" w14:textId="1D5EE177">
      <w:pPr>
        <w:rPr>
          <w:rFonts w:ascii="Arial Nova" w:hAnsi="Arial Nova" w:eastAsia="Arial Nova" w:cs="Arial Nova"/>
        </w:rPr>
      </w:pPr>
    </w:p>
    <w:p w:rsidR="0ED03364" w:rsidP="4D07E197" w:rsidRDefault="0ED03364" w14:paraId="4516E5D4" w14:textId="3E28A84F">
      <w:pPr>
        <w:rPr>
          <w:rFonts w:ascii="Arial Nova" w:hAnsi="Arial Nova" w:eastAsia="Arial Nova" w:cs="Arial Nova"/>
          <w:b w:val="1"/>
          <w:bCs w:val="1"/>
          <w:vertAlign w:val="subscript"/>
        </w:rPr>
      </w:pPr>
      <w:r w:rsidRPr="4D07E197" w:rsidR="7102DAEE">
        <w:rPr>
          <w:rFonts w:ascii="Arial Nova" w:hAnsi="Arial Nova" w:eastAsia="Arial Nova" w:cs="Arial Nova"/>
          <w:b w:val="1"/>
          <w:bCs w:val="1"/>
        </w:rPr>
        <w:t>Emissão de CO</w:t>
      </w:r>
      <w:r w:rsidRPr="4D07E197" w:rsidR="7102DAEE">
        <w:rPr>
          <w:rFonts w:ascii="Arial Nova" w:hAnsi="Arial Nova" w:eastAsia="Arial Nova" w:cs="Arial Nova"/>
          <w:b w:val="1"/>
          <w:bCs w:val="1"/>
          <w:vertAlign w:val="subscript"/>
        </w:rPr>
        <w:t>2</w:t>
      </w:r>
    </w:p>
    <w:p w:rsidR="0ED03364" w:rsidP="4D07E197" w:rsidRDefault="0ED03364" w14:paraId="09B3CA73" w14:textId="74409AC3">
      <w:pPr>
        <w:ind w:firstLine="0"/>
        <w:jc w:val="both"/>
        <w:rPr>
          <w:rFonts w:ascii="Arial Nova" w:hAnsi="Arial Nova" w:eastAsia="Arial Nova" w:cs="Arial Nova"/>
        </w:rPr>
      </w:pPr>
      <w:r w:rsidRPr="4D07E197" w:rsidR="0EC28A09">
        <w:rPr>
          <w:rFonts w:ascii="Arial Nova" w:hAnsi="Arial Nova" w:eastAsia="Arial Nova" w:cs="Arial Nova"/>
        </w:rPr>
        <w:t xml:space="preserve">Com e redução da necessidade de deslocamentos e consequente diminuição da utilização de veículos particulares para demandar os serviços públicos, </w:t>
      </w:r>
      <w:r w:rsidRPr="4D07E197" w:rsidR="3D1B7144">
        <w:rPr>
          <w:rFonts w:ascii="Arial Nova" w:hAnsi="Arial Nova" w:eastAsia="Arial Nova" w:cs="Arial Nova"/>
        </w:rPr>
        <w:t>no pós-digitalização, a quantidade de gás carbônico lançado na atmosfera é reduzida.</w:t>
      </w:r>
      <w:r w:rsidRPr="4D07E197" w:rsidR="5438DD3D">
        <w:rPr>
          <w:rFonts w:ascii="Arial Nova" w:hAnsi="Arial Nova" w:eastAsia="Arial Nova" w:cs="Arial Nova"/>
        </w:rPr>
        <w:t xml:space="preserve"> Portanto, a digitalização dos serviços públicos contribui para a melhora da qualidade do ar.</w:t>
      </w:r>
      <w:r w:rsidRPr="4D07E197" w:rsidR="23B9A53A">
        <w:rPr>
          <w:rFonts w:ascii="Arial Nova" w:hAnsi="Arial Nova" w:eastAsia="Arial Nova" w:cs="Arial Nova"/>
        </w:rPr>
        <w:t xml:space="preserve"> A quantidade de gás carbônico que deixou de ser lançada na atmosfera é dada pela seguinte fórmula:</w:t>
      </w:r>
    </w:p>
    <w:p w:rsidR="6287F2F8" w:rsidP="4D07E197" w:rsidRDefault="6287F2F8" w14:paraId="39C9F91B" w14:textId="1C06673B">
      <w:pPr>
        <w:jc w:val="center"/>
        <w:rPr>
          <w:rFonts w:ascii="Arial Nova" w:hAnsi="Arial Nova" w:eastAsia="Arial Nova" w:cs="Arial Nova"/>
        </w:rPr>
      </w:pPr>
      <m:oMathPara xmlns:m="http://schemas.openxmlformats.org/officeDocument/2006/math">
        <m:oMath>
          <m:r>
            <w:rPr xmlns:w="http://schemas.openxmlformats.org/wordprocessingml/2006/main">
              <w:rFonts w:ascii="Cambria Math" w:hAnsi="Cambria Math"/>
            </w:rPr>
            <m:t>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O</m:t>
              </m:r>
            </m:e>
            <m:sub>
              <m:r>
                <w:rPr xmlns:w="http://schemas.openxmlformats.org/wordprocessingml/2006/main">
                  <w:rFonts w:ascii="Cambria Math" w:hAnsi="Cambria Math"/>
                </w:rPr>
                <m:t>2</m:t>
              </m:r>
            </m:sub>
          </m:sSub>
          <m:r>
            <w:rPr xmlns:w="http://schemas.openxmlformats.org/wordprocessingml/2006/main">
              <w:rFonts w:ascii="Cambria Math" w:hAnsi="Cambria Math"/>
            </w:rPr>
            <m:t>=</m:t>
          </m:r>
          <m:d>
            <m:dPr>
              <m:ctrlPr>
                <w:rPr xmlns:w="http://schemas.openxmlformats.org/wordprocessingml/2006/main">
                  <w:rFonts w:ascii="Cambria Math" w:hAnsi="Cambria Math"/>
                </w:rPr>
              </m:ctrlPr>
            </m:dPr>
            <m:e>
              <m:f>
                <m:fPr>
                  <m:ctrlPr>
                    <w:rPr xmlns:w="http://schemas.openxmlformats.org/wordprocessingml/2006/main">
                      <w:rFonts w:ascii="Cambria Math" w:hAnsi="Cambria Math"/>
                    </w:rPr>
                  </m:ctrlPr>
                </m:fPr>
                <m:num>
                  <m:r>
                    <w:rPr xmlns:w="http://schemas.openxmlformats.org/wordprocessingml/2006/main">
                      <w:rFonts w:ascii="Cambria Math" w:hAnsi="Cambria Math"/>
                    </w:rPr>
                    <m:t>D</m:t>
                  </m:r>
                </m:num>
                <m:den>
                  <m:r>
                    <w:rPr xmlns:w="http://schemas.openxmlformats.org/wordprocessingml/2006/main">
                      <w:rFonts w:ascii="Cambria Math" w:hAnsi="Cambria Math"/>
                    </w:rPr>
                    <m:t>E</m:t>
                  </m:r>
                </m:den>
              </m:f>
            </m:e>
          </m:d>
          <m:r>
            <w:rPr xmlns:w="http://schemas.openxmlformats.org/wordprocessingml/2006/main">
              <w:rFonts w:ascii="Cambria Math" w:hAnsi="Cambria Math"/>
            </w:rPr>
            <m:t>×CO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2</m:t>
              </m:r>
            </m:e>
            <m:sub>
              <m:r>
                <w:rPr xmlns:w="http://schemas.openxmlformats.org/wordprocessingml/2006/main">
                  <w:rFonts w:ascii="Cambria Math" w:hAnsi="Cambria Math"/>
                </w:rPr>
                <m:t>veiculo</m:t>
              </m:r>
            </m:sub>
          </m:sSub>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particular</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etapas desloc</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6287F2F8" w:rsidP="4D07E197" w:rsidRDefault="2A0EEA53" w14:paraId="29D05F8F" w14:textId="3568F21C">
      <w:pPr>
        <w:jc w:val="both"/>
        <w:rPr>
          <w:rFonts w:ascii="Arial Nova" w:hAnsi="Arial Nova" w:eastAsia="Arial Nova" w:cs="Arial Nova"/>
        </w:rPr>
      </w:pPr>
      <w:r w:rsidRPr="4D07E197" w:rsidR="576254EB">
        <w:rPr>
          <w:rFonts w:ascii="Arial Nova" w:hAnsi="Arial Nova" w:eastAsia="Arial Nova" w:cs="Arial Nova"/>
        </w:rPr>
        <w:t xml:space="preserve">Onde </w:t>
      </w:r>
      <m:oMath xmlns:m="http://schemas.openxmlformats.org/officeDocument/2006/math">
        <m:r>
          <w:rPr xmlns:w="http://schemas.openxmlformats.org/wordprocessingml/2006/main">
            <w:rFonts w:ascii="Cambria Math" w:hAnsi="Cambria Math"/>
          </w:rPr>
          <m:t>C</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O</m:t>
            </m:r>
          </m:e>
          <m:sub>
            <m:r>
              <w:rPr xmlns:w="http://schemas.openxmlformats.org/wordprocessingml/2006/main">
                <w:rFonts w:ascii="Cambria Math" w:hAnsi="Cambria Math"/>
              </w:rPr>
              <m:t>2</m:t>
            </m:r>
          </m:sub>
        </m:sSub>
      </m:oMath>
      <w:r w:rsidRPr="4D07E197" w:rsidR="370A1300">
        <w:rPr>
          <w:rFonts w:ascii="Arial Nova" w:hAnsi="Arial Nova" w:eastAsia="Arial Nova" w:cs="Arial Nova"/>
        </w:rPr>
        <w:t xml:space="preserve"> é a quantidade de gás carbônico que deixou de ser lançada na atmosfera; e </w:t>
      </w:r>
      <m:oMath xmlns:m="http://schemas.openxmlformats.org/officeDocument/2006/math">
        <m:r>
          <w:rPr xmlns:w="http://schemas.openxmlformats.org/wordprocessingml/2006/main">
            <w:rFonts w:ascii="Cambria Math" w:hAnsi="Cambria Math"/>
          </w:rPr>
          <m:t>CO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2</m:t>
            </m:r>
          </m:e>
          <m:sub>
            <m:r>
              <w:rPr xmlns:w="http://schemas.openxmlformats.org/wordprocessingml/2006/main">
                <w:rFonts w:ascii="Cambria Math" w:hAnsi="Cambria Math"/>
              </w:rPr>
              <m:t>veiculo</m:t>
            </m:r>
          </m:sub>
        </m:sSub>
      </m:oMath>
      <w:r w:rsidRPr="4D07E197" w:rsidR="704EF37E">
        <w:rPr>
          <w:rFonts w:ascii="Arial Nova" w:hAnsi="Arial Nova" w:eastAsia="Arial Nova" w:cs="Arial Nova"/>
        </w:rPr>
        <w:t xml:space="preserve"> é a quantidade média de gás carbônico emitida por um veículo de passeio.</w:t>
      </w:r>
    </w:p>
    <w:p w:rsidR="7B671A79" w:rsidP="4D07E197" w:rsidRDefault="7B671A79" w14:paraId="665D4E4A" w14:textId="3BBEE0F8">
      <w:pPr>
        <w:rPr>
          <w:rFonts w:ascii="Arial Nova" w:hAnsi="Arial Nova" w:eastAsia="Arial Nova" w:cs="Arial Nova"/>
        </w:rPr>
      </w:pPr>
    </w:p>
    <w:p w:rsidR="6EE26FA4" w:rsidP="4D07E197" w:rsidRDefault="6EE26FA4" w14:paraId="2E51EF1C" w14:textId="04B46CEF">
      <w:pPr>
        <w:rPr>
          <w:rFonts w:ascii="Arial Nova" w:hAnsi="Arial Nova" w:eastAsia="Arial Nova" w:cs="Arial Nova"/>
          <w:b w:val="1"/>
          <w:bCs w:val="1"/>
        </w:rPr>
      </w:pPr>
      <w:r w:rsidRPr="4D07E197" w:rsidR="09C25BBF">
        <w:rPr>
          <w:rFonts w:ascii="Arial Nova" w:hAnsi="Arial Nova" w:eastAsia="Arial Nova" w:cs="Arial Nova"/>
          <w:b w:val="1"/>
          <w:bCs w:val="1"/>
        </w:rPr>
        <w:t>Consumo energético</w:t>
      </w:r>
    </w:p>
    <w:p w:rsidR="6EE26FA4" w:rsidP="4D07E197" w:rsidRDefault="6EE26FA4" w14:paraId="23AAD460" w14:textId="24FA6ECF">
      <w:pPr>
        <w:ind w:firstLine="0"/>
        <w:jc w:val="both"/>
        <w:rPr>
          <w:rFonts w:ascii="Arial Nova" w:hAnsi="Arial Nova" w:eastAsia="Arial Nova" w:cs="Arial Nova"/>
        </w:rPr>
      </w:pPr>
      <w:r w:rsidRPr="4D07E197" w:rsidR="4EE321F3">
        <w:rPr>
          <w:rFonts w:ascii="Arial Nova" w:hAnsi="Arial Nova" w:eastAsia="Arial Nova" w:cs="Arial Nova"/>
        </w:rPr>
        <w:t>No pós-digitalização, há um aumento do consumo de energia elétrica na prestação do</w:t>
      </w:r>
      <w:r w:rsidRPr="4D07E197" w:rsidR="6BD51F97">
        <w:rPr>
          <w:rFonts w:ascii="Arial Nova" w:hAnsi="Arial Nova" w:eastAsia="Arial Nova" w:cs="Arial Nova"/>
        </w:rPr>
        <w:t>s</w:t>
      </w:r>
      <w:r w:rsidRPr="4D07E197" w:rsidR="4EE321F3">
        <w:rPr>
          <w:rFonts w:ascii="Arial Nova" w:hAnsi="Arial Nova" w:eastAsia="Arial Nova" w:cs="Arial Nova"/>
        </w:rPr>
        <w:t xml:space="preserve"> serviço</w:t>
      </w:r>
      <w:r w:rsidRPr="4D07E197" w:rsidR="3DAC1EE4">
        <w:rPr>
          <w:rFonts w:ascii="Arial Nova" w:hAnsi="Arial Nova" w:eastAsia="Arial Nova" w:cs="Arial Nova"/>
        </w:rPr>
        <w:t>s</w:t>
      </w:r>
      <w:r w:rsidRPr="4D07E197" w:rsidR="0C6707DE">
        <w:rPr>
          <w:rFonts w:ascii="Arial Nova" w:hAnsi="Arial Nova" w:eastAsia="Arial Nova" w:cs="Arial Nova"/>
        </w:rPr>
        <w:t>.</w:t>
      </w:r>
      <w:r w:rsidRPr="4D07E197" w:rsidR="486B0391">
        <w:rPr>
          <w:rFonts w:ascii="Arial Nova" w:hAnsi="Arial Nova" w:eastAsia="Arial Nova" w:cs="Arial Nova"/>
        </w:rPr>
        <w:t xml:space="preserve"> Esse aumento se deve à crescente quantidade de horas que os equipamento</w:t>
      </w:r>
      <w:r w:rsidRPr="4D07E197" w:rsidR="62836551">
        <w:rPr>
          <w:rFonts w:ascii="Arial Nova" w:hAnsi="Arial Nova" w:eastAsia="Arial Nova" w:cs="Arial Nova"/>
        </w:rPr>
        <w:t>s</w:t>
      </w:r>
      <w:r w:rsidRPr="4D07E197" w:rsidR="486B0391">
        <w:rPr>
          <w:rFonts w:ascii="Arial Nova" w:hAnsi="Arial Nova" w:eastAsia="Arial Nova" w:cs="Arial Nova"/>
        </w:rPr>
        <w:t xml:space="preserve">, como computador, </w:t>
      </w:r>
      <w:r w:rsidRPr="4D07E197" w:rsidR="72C40A28">
        <w:rPr>
          <w:rFonts w:ascii="Arial Nova" w:hAnsi="Arial Nova" w:eastAsia="Arial Nova" w:cs="Arial Nova"/>
        </w:rPr>
        <w:t>são utilizados para se concluir um serviço.</w:t>
      </w:r>
      <w:r w:rsidRPr="4D07E197" w:rsidR="3FF59406">
        <w:rPr>
          <w:rFonts w:ascii="Arial Nova" w:hAnsi="Arial Nova" w:eastAsia="Arial Nova" w:cs="Arial Nova"/>
        </w:rPr>
        <w:t xml:space="preserve"> Esse indicador é calculado da seguinte forma:</w:t>
      </w:r>
    </w:p>
    <w:p w:rsidR="6287F2F8" w:rsidP="4D07E197" w:rsidRDefault="00A25A2E" w14:paraId="040EB7A6" w14:textId="4817E062">
      <w:pPr>
        <w:jc w:val="center"/>
        <w:rPr>
          <w:rFonts w:ascii="Arial Nova" w:hAnsi="Arial Nova" w:eastAsia="Arial Nova" w:cs="Arial Nova"/>
        </w:rPr>
      </w:pPr>
      <m:oMathPara xmlns:m="http://schemas.openxmlformats.org/officeDocument/2006/math">
        <m:o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C</m:t>
              </m:r>
            </m:e>
            <m:sub>
              <m:r>
                <w:rPr xmlns:w="http://schemas.openxmlformats.org/wordprocessingml/2006/main">
                  <w:rFonts w:ascii="Cambria Math" w:hAnsi="Cambria Math"/>
                </w:rPr>
                <m:t>energia</m:t>
              </m:r>
            </m:sub>
          </m:sSub>
          <m:r>
            <w:rPr xmlns:w="http://schemas.openxmlformats.org/wordprocessingml/2006/main">
              <w:rFonts w:ascii="Cambria Math" w:hAnsi="Cambria Math"/>
            </w:rPr>
            <m:t>=PO</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computador</m:t>
              </m:r>
            </m:sub>
          </m:sSub>
          <m:r>
            <w:rPr xmlns:w="http://schemas.openxmlformats.org/wordprocessingml/2006/main">
              <w:rFonts w:ascii="Cambria Math" w:hAnsi="Cambria Math"/>
            </w:rPr>
            <m:t>×</m:t>
          </m:r>
          <m:d>
            <m:dPr>
              <m:ctrlPr>
                <w:rPr xmlns:w="http://schemas.openxmlformats.org/wordprocessingml/2006/main">
                  <w:rFonts w:ascii="Cambria Math" w:hAnsi="Cambria Math"/>
                </w:rPr>
              </m:ctrlPr>
            </m:dPr>
            <m:e>
              <m:nary>
                <m:naryPr>
                  <m:chr m:val="∑"/>
                  <m:ctrlPr>
                    <w:rPr xmlns:w="http://schemas.openxmlformats.org/wordprocessingml/2006/main">
                      <w:rFonts w:ascii="Cambria Math" w:hAnsi="Cambria Math"/>
                    </w:rPr>
                  </m:ctrlPr>
                </m:naryPr>
                <m:sub>
                  <m:r>
                    <w:rPr xmlns:w="http://schemas.openxmlformats.org/wordprocessingml/2006/main">
                      <w:rFonts w:ascii="Cambria Math" w:hAnsi="Cambria Math"/>
                    </w:rPr>
                    <m:t>i=1</m:t>
                  </m:r>
                </m:sub>
                <m:sup>
                  <m:r>
                    <w:rPr xmlns:w="http://schemas.openxmlformats.org/wordprocessingml/2006/main">
                      <w:rFonts w:ascii="Cambria Math" w:hAnsi="Cambria Math"/>
                    </w:rPr>
                    <m:t>n</m:t>
                  </m:r>
                </m:sup>
                <m:e>
                  <m:d>
                    <m:dPr>
                      <m:ctrlPr>
                        <w:rPr xmlns:w="http://schemas.openxmlformats.org/wordprocessingml/2006/main">
                          <w:rFonts w:ascii="Cambria Math" w:hAnsi="Cambria Math"/>
                        </w:rPr>
                      </m:ctrlPr>
                    </m:dPr>
                    <m:e>
                      <m:sSub>
                        <m:sSubPr>
                          <m:ctrlPr>
                            <w:rPr xmlns:w="http://schemas.openxmlformats.org/wordprocessingml/2006/main">
                              <w:rFonts w:ascii="Cambria Math" w:hAnsi="Cambria Math"/>
                            </w:rPr>
                          </m:ctrlPr>
                        </m:sSubPr>
                        <m:e>
                          <m:r>
                            <w:rPr xmlns:w="http://schemas.openxmlformats.org/wordprocessingml/2006/main">
                              <w:rFonts w:ascii="Cambria Math" w:hAnsi="Cambria Math"/>
                            </w:rPr>
                            <m:t>T</m:t>
                          </m:r>
                        </m:e>
                        <m:sub>
                          <m:r>
                            <w:rPr xmlns:w="http://schemas.openxmlformats.org/wordprocessingml/2006/main">
                              <w:rFonts w:ascii="Cambria Math" w:hAnsi="Cambria Math"/>
                            </w:rPr>
                            <m:t>i digital </m:t>
                          </m:r>
                        </m:sub>
                      </m:sSub>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etapas atend i</m:t>
                          </m:r>
                        </m:sub>
                      </m:sSub>
                    </m:e>
                  </m:d>
                </m:e>
              </m:nary>
            </m:e>
          </m:d>
          <m:r>
            <w:rPr xmlns:w="http://schemas.openxmlformats.org/wordprocessingml/2006/main">
              <w:rFonts w:ascii="Cambria Math" w:hAnsi="Cambria Math"/>
            </w:rPr>
            <m:t>×</m:t>
          </m:r>
          <m:sSub>
            <m:sSubPr>
              <m:ctrlPr>
                <w:rPr xmlns:w="http://schemas.openxmlformats.org/wordprocessingml/2006/main">
                  <w:rFonts w:ascii="Cambria Math" w:hAnsi="Cambria Math"/>
                </w:rPr>
              </m:ctrlPr>
            </m:sSubPr>
            <m:e>
              <m:r>
                <w:rPr xmlns:w="http://schemas.openxmlformats.org/wordprocessingml/2006/main">
                  <w:rFonts w:ascii="Cambria Math" w:hAnsi="Cambria Math"/>
                </w:rPr>
                <m:t>U</m:t>
              </m:r>
            </m:e>
            <m:sub>
              <m:r>
                <w:rPr xmlns:w="http://schemas.openxmlformats.org/wordprocessingml/2006/main">
                  <w:rFonts w:ascii="Cambria Math" w:hAnsi="Cambria Math"/>
                </w:rPr>
                <m:t>digital</m:t>
              </m:r>
            </m:sub>
          </m:sSub>
        </m:oMath>
      </m:oMathPara>
    </w:p>
    <w:p w:rsidR="6287F2F8" w:rsidP="4D07E197" w:rsidRDefault="2FE3D2CD" w14:textId="3DD593D8" w14:paraId="11918B62">
      <w:pPr>
        <w:jc w:val="both"/>
        <w:rPr>
          <w:rFonts w:ascii="Arial Nova" w:hAnsi="Arial Nova" w:eastAsia="Arial Nova" w:cs="Arial Nova"/>
          <w:color w:val="auto"/>
        </w:rPr>
      </w:pPr>
      <w:r w:rsidRPr="4D07E197" w:rsidR="60DBC5C5">
        <w:rPr>
          <w:rFonts w:ascii="Arial Nova" w:hAnsi="Arial Nova" w:eastAsia="Arial Nova" w:cs="Arial Nova"/>
        </w:rPr>
        <w:t xml:space="preserve">Onde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C</m:t>
            </m:r>
          </m:e>
          <m:sub>
            <m:r>
              <w:rPr xmlns:w="http://schemas.openxmlformats.org/wordprocessingml/2006/main">
                <w:rFonts w:ascii="Cambria Math" w:hAnsi="Cambria Math"/>
              </w:rPr>
              <m:t>energia</m:t>
            </m:r>
          </m:sub>
        </m:sSub>
      </m:oMath>
      <w:r w:rsidRPr="4D07E197" w:rsidR="0F944B51">
        <w:rPr>
          <w:rFonts w:ascii="Arial Nova" w:hAnsi="Arial Nova" w:eastAsia="Arial Nova" w:cs="Arial Nova"/>
        </w:rPr>
        <w:t xml:space="preserve"> representa o aumento no consumo de energia elétrica</w:t>
      </w:r>
      <w:r w:rsidRPr="4D07E197" w:rsidR="30B54E10">
        <w:rPr>
          <w:rFonts w:ascii="Arial Nova" w:hAnsi="Arial Nova" w:eastAsia="Arial Nova" w:cs="Arial Nova"/>
        </w:rPr>
        <w:t xml:space="preserve">, em kWh</w:t>
      </w:r>
      <w:r w:rsidRPr="4D07E197" w:rsidR="0F944B51">
        <w:rPr>
          <w:rFonts w:ascii="Arial Nova" w:hAnsi="Arial Nova" w:eastAsia="Arial Nova" w:cs="Arial Nova"/>
        </w:rPr>
        <w:t xml:space="preserve">; </w:t>
      </w:r>
      <w:r w:rsidRPr="4D07E197" w:rsidR="0F944B51">
        <w:rPr>
          <w:rFonts w:ascii="Arial Nova" w:hAnsi="Arial Nova" w:eastAsia="Arial Nova" w:cs="Arial Nova"/>
          <w:color w:val="auto"/>
        </w:rPr>
        <w:t xml:space="preserve">e </w:t>
      </w:r>
      <m:oMath xmlns:m="http://schemas.openxmlformats.org/officeDocument/2006/math">
        <m:sSub>
          <m:sSubPr>
            <m:ctrlPr>
              <w:rPr xmlns:w="http://schemas.openxmlformats.org/wordprocessingml/2006/main">
                <w:rFonts w:ascii="Cambria Math" w:hAnsi="Cambria Math"/>
              </w:rPr>
            </m:ctrlPr>
          </m:sSubPr>
          <m:e>
            <m:r>
              <w:rPr xmlns:w="http://schemas.openxmlformats.org/wordprocessingml/2006/main">
                <w:rFonts w:ascii="Cambria Math" w:hAnsi="Cambria Math"/>
              </w:rPr>
              <m:t>C</m:t>
            </m:r>
          </m:e>
          <m:sub>
            <m:r>
              <w:rPr xmlns:w="http://schemas.openxmlformats.org/wordprocessingml/2006/main">
                <w:rFonts w:ascii="Cambria Math" w:hAnsi="Cambria Math"/>
              </w:rPr>
              <m:t>aparelho</m:t>
            </m:r>
          </m:sub>
        </m:sSub>
      </m:oMath>
      <w:r w:rsidRPr="4D07E197" w:rsidR="7427ACC5">
        <w:rPr>
          <w:rFonts w:ascii="Arial Nova" w:hAnsi="Arial Nova" w:eastAsia="Arial Nova" w:cs="Arial Nova"/>
          <w:color w:val="auto"/>
        </w:rPr>
        <w:t xml:space="preserve"> é o consumo médio de energia elétrica de um aparelho eletrônico</w:t>
      </w:r>
      <w:r w:rsidRPr="4D07E197" w:rsidR="4182A670">
        <w:rPr>
          <w:rFonts w:ascii="Arial Nova" w:hAnsi="Arial Nova" w:eastAsia="Arial Nova" w:cs="Arial Nova"/>
          <w:color w:val="auto"/>
        </w:rPr>
        <w:t xml:space="preserve">, em kW</w:t>
      </w:r>
      <w:r w:rsidRPr="4D07E197" w:rsidR="7427ACC5">
        <w:rPr>
          <w:rFonts w:ascii="Arial Nova" w:hAnsi="Arial Nova" w:eastAsia="Arial Nova" w:cs="Arial Nova"/>
          <w:color w:val="auto"/>
        </w:rPr>
        <w:t xml:space="preserve">.</w:t>
      </w:r>
    </w:p>
    <w:p w:rsidR="49F44634" w:rsidP="4D07E197" w:rsidRDefault="49F44634" w14:paraId="53FDCAC3" w14:textId="1FDC5889">
      <w:pPr>
        <w:rPr>
          <w:rFonts w:ascii="Arial Nova" w:hAnsi="Arial Nova" w:eastAsia="Arial Nova" w:cs="Arial Nova"/>
          <w:sz w:val="36"/>
          <w:szCs w:val="36"/>
        </w:rPr>
      </w:pPr>
    </w:p>
    <w:p w:rsidR="33BCA4C3" w:rsidP="1CDFFF02" w:rsidRDefault="33BCA4C3" w14:paraId="09D49E68" w14:textId="5C69190A">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36"/>
          <w:szCs w:val="36"/>
          <w:lang w:val="pt-BR"/>
        </w:rPr>
      </w:pPr>
      <w:r w:rsidRPr="1CDFFF02" w:rsidR="33BCA4C3">
        <w:rPr>
          <w:rFonts w:ascii="Arial Nova" w:hAnsi="Arial Nova" w:eastAsia="Arial Nova" w:cs="Arial Nova"/>
          <w:b w:val="1"/>
          <w:bCs w:val="1"/>
          <w:i w:val="0"/>
          <w:iCs w:val="0"/>
          <w:noProof w:val="0"/>
          <w:sz w:val="36"/>
          <w:szCs w:val="36"/>
          <w:lang w:val="pt-BR"/>
        </w:rPr>
        <w:t>Estimativas do Modelo</w:t>
      </w:r>
    </w:p>
    <w:p w:rsidR="33BCA4C3" w:rsidP="4D07E197" w:rsidRDefault="33BCA4C3" w14:paraId="3DE614D6" w14:textId="0DD83CB8">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33BCA4C3">
        <w:rPr>
          <w:rFonts w:ascii="Arial Nova" w:hAnsi="Arial Nova" w:eastAsia="Arial Nova" w:cs="Arial Nova"/>
          <w:b w:val="0"/>
          <w:bCs w:val="0"/>
          <w:i w:val="0"/>
          <w:iCs w:val="0"/>
          <w:noProof w:val="0"/>
          <w:sz w:val="24"/>
          <w:szCs w:val="24"/>
          <w:lang w:val="pt-BR"/>
        </w:rPr>
        <w:t>Todo modelo matemático que busca explicar fenômenos reais enfrenta desafios metodológicos e limitações inerentes. Quando tais desafios não podem ser completamente superados, é necessário adotar medidas que assegurem a validade dos resultados, mesmo diante dessas fragilidades. O presente estudo incorporou diversas estratégias para garantir estimativas conservadoras e confiáveis.</w:t>
      </w:r>
    </w:p>
    <w:p w:rsidR="4D07E197" w:rsidP="4D07E197" w:rsidRDefault="4D07E197" w14:paraId="78C2EB54" w14:textId="1904DA84">
      <w:pPr>
        <w:spacing w:before="0" w:beforeAutospacing="off" w:after="0" w:afterAutospacing="off" w:line="300" w:lineRule="auto"/>
        <w:jc w:val="both"/>
        <w:rPr>
          <w:rFonts w:ascii="Arial Nova" w:hAnsi="Arial Nova" w:eastAsia="Arial Nova" w:cs="Arial Nova"/>
          <w:sz w:val="24"/>
          <w:szCs w:val="24"/>
        </w:rPr>
      </w:pPr>
    </w:p>
    <w:p w:rsidR="33BCA4C3" w:rsidP="1CDFFF02" w:rsidRDefault="33BCA4C3" w14:paraId="058CED23" w14:textId="0B8C0C5F">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33BCA4C3">
        <w:rPr>
          <w:rFonts w:ascii="Arial Nova" w:hAnsi="Arial Nova" w:eastAsia="Arial Nova" w:cs="Arial Nova"/>
          <w:b w:val="1"/>
          <w:bCs w:val="1"/>
          <w:i w:val="0"/>
          <w:iCs w:val="0"/>
          <w:noProof w:val="0"/>
          <w:sz w:val="24"/>
          <w:szCs w:val="24"/>
          <w:lang w:val="pt-BR"/>
        </w:rPr>
        <w:t>Medidas de Prudência Adotadas</w:t>
      </w:r>
    </w:p>
    <w:p w:rsidR="33BCA4C3" w:rsidP="24592246" w:rsidRDefault="33BCA4C3" w14:paraId="3207CF3F" w14:textId="20E88568">
      <w:pPr>
        <w:pStyle w:val="ListParagraph"/>
        <w:numPr>
          <w:ilvl w:val="0"/>
          <w:numId w:val="34"/>
        </w:num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44C488FD">
        <w:rPr>
          <w:rFonts w:ascii="Arial Nova" w:hAnsi="Arial Nova" w:eastAsia="Arial Nova" w:cs="Arial Nova"/>
          <w:b w:val="1"/>
          <w:bCs w:val="1"/>
          <w:i w:val="0"/>
          <w:iCs w:val="0"/>
          <w:noProof w:val="0"/>
          <w:sz w:val="24"/>
          <w:szCs w:val="24"/>
          <w:lang w:val="pt-BR"/>
        </w:rPr>
        <w:t xml:space="preserve">Exclusão de custos com impressão </w:t>
      </w:r>
      <w:r w:rsidRPr="24592246" w:rsidR="44C488FD">
        <w:rPr>
          <w:rFonts w:ascii="Arial Nova" w:hAnsi="Arial Nova" w:eastAsia="Arial Nova" w:cs="Arial Nova"/>
          <w:b w:val="1"/>
          <w:bCs w:val="1"/>
          <w:i w:val="0"/>
          <w:iCs w:val="0"/>
          <w:noProof w:val="0"/>
          <w:sz w:val="24"/>
          <w:szCs w:val="24"/>
          <w:lang w:val="pt-BR"/>
        </w:rPr>
        <w:t>pré</w:t>
      </w:r>
      <w:r w:rsidRPr="24592246" w:rsidR="44C488FD">
        <w:rPr>
          <w:rFonts w:ascii="Arial Nova" w:hAnsi="Arial Nova" w:eastAsia="Arial Nova" w:cs="Arial Nova"/>
          <w:b w:val="1"/>
          <w:bCs w:val="1"/>
          <w:i w:val="0"/>
          <w:iCs w:val="0"/>
          <w:noProof w:val="0"/>
          <w:sz w:val="24"/>
          <w:szCs w:val="24"/>
          <w:lang w:val="pt-BR"/>
        </w:rPr>
        <w:t>-digitalização</w:t>
      </w:r>
      <w:r w:rsidRPr="24592246" w:rsidR="44C488FD">
        <w:rPr>
          <w:rFonts w:ascii="Arial Nova" w:hAnsi="Arial Nova" w:eastAsia="Arial Nova" w:cs="Arial Nova"/>
          <w:b w:val="0"/>
          <w:bCs w:val="0"/>
          <w:i w:val="0"/>
          <w:iCs w:val="0"/>
          <w:noProof w:val="0"/>
          <w:sz w:val="24"/>
          <w:szCs w:val="24"/>
          <w:lang w:val="pt-BR"/>
        </w:rPr>
        <w:t>: Não foram contabilizados os gastos dos usuários com impressões de documentos e certidões antes da digitalização. Como a digitalização elimina a</w:t>
      </w:r>
      <w:r w:rsidRPr="24592246" w:rsidR="5705B348">
        <w:rPr>
          <w:rFonts w:ascii="Arial Nova" w:hAnsi="Arial Nova" w:eastAsia="Arial Nova" w:cs="Arial Nova"/>
          <w:b w:val="0"/>
          <w:bCs w:val="0"/>
          <w:i w:val="0"/>
          <w:iCs w:val="0"/>
          <w:noProof w:val="0"/>
          <w:sz w:val="24"/>
          <w:szCs w:val="24"/>
          <w:lang w:val="pt-BR"/>
        </w:rPr>
        <w:t xml:space="preserve"> maior parte </w:t>
      </w:r>
      <w:r w:rsidRPr="24592246" w:rsidR="5705B348">
        <w:rPr>
          <w:rFonts w:ascii="Arial Nova" w:hAnsi="Arial Nova" w:eastAsia="Arial Nova" w:cs="Arial Nova"/>
          <w:b w:val="0"/>
          <w:bCs w:val="0"/>
          <w:i w:val="0"/>
          <w:iCs w:val="0"/>
          <w:noProof w:val="0"/>
          <w:sz w:val="24"/>
          <w:szCs w:val="24"/>
          <w:lang w:val="pt-BR"/>
        </w:rPr>
        <w:t xml:space="preserve">da </w:t>
      </w:r>
      <w:r w:rsidRPr="24592246" w:rsidR="44C488FD">
        <w:rPr>
          <w:rFonts w:ascii="Arial Nova" w:hAnsi="Arial Nova" w:eastAsia="Arial Nova" w:cs="Arial Nova"/>
          <w:b w:val="0"/>
          <w:bCs w:val="0"/>
          <w:i w:val="0"/>
          <w:iCs w:val="0"/>
          <w:noProof w:val="0"/>
          <w:sz w:val="24"/>
          <w:szCs w:val="24"/>
          <w:lang w:val="pt-BR"/>
        </w:rPr>
        <w:t>necessidade</w:t>
      </w:r>
      <w:r w:rsidRPr="24592246" w:rsidR="44C488FD">
        <w:rPr>
          <w:rFonts w:ascii="Arial Nova" w:hAnsi="Arial Nova" w:eastAsia="Arial Nova" w:cs="Arial Nova"/>
          <w:b w:val="0"/>
          <w:bCs w:val="0"/>
          <w:i w:val="0"/>
          <w:iCs w:val="0"/>
          <w:noProof w:val="0"/>
          <w:sz w:val="24"/>
          <w:szCs w:val="24"/>
          <w:lang w:val="pt-BR"/>
        </w:rPr>
        <w:t xml:space="preserve"> de impressão, essa exclusão subestima os resultados, reforçando o caráter conservador do modelo.</w:t>
      </w:r>
    </w:p>
    <w:p w:rsidR="33BCA4C3" w:rsidP="4D07E197" w:rsidRDefault="33BCA4C3" w14:paraId="66506A2C" w14:textId="7CB6210B">
      <w:pPr>
        <w:pStyle w:val="ListParagraph"/>
        <w:numPr>
          <w:ilvl w:val="0"/>
          <w:numId w:val="34"/>
        </w:num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33BCA4C3">
        <w:rPr>
          <w:rFonts w:ascii="Arial Nova" w:hAnsi="Arial Nova" w:eastAsia="Arial Nova" w:cs="Arial Nova"/>
          <w:b w:val="1"/>
          <w:bCs w:val="1"/>
          <w:i w:val="0"/>
          <w:iCs w:val="0"/>
          <w:noProof w:val="0"/>
          <w:sz w:val="24"/>
          <w:szCs w:val="24"/>
          <w:lang w:val="pt-BR"/>
        </w:rPr>
        <w:t>Suposição de posse prévia dos documentos</w:t>
      </w:r>
      <w:r w:rsidRPr="4D07E197" w:rsidR="33BCA4C3">
        <w:rPr>
          <w:rFonts w:ascii="Arial Nova" w:hAnsi="Arial Nova" w:eastAsia="Arial Nova" w:cs="Arial Nova"/>
          <w:b w:val="0"/>
          <w:bCs w:val="0"/>
          <w:i w:val="0"/>
          <w:iCs w:val="0"/>
          <w:noProof w:val="0"/>
          <w:sz w:val="24"/>
          <w:szCs w:val="24"/>
          <w:lang w:val="pt-BR"/>
        </w:rPr>
        <w:t>: Considerou-se que os usuários já possuem todos os documentos necessários para solicitar o serviço, eliminando deslocamentos adicionais para obtê-los. Na prática, poderiam ocorrer múltiplos deslocamentos, o que aumentaria a economia real.</w:t>
      </w:r>
    </w:p>
    <w:p w:rsidR="33BCA4C3" w:rsidP="4D07E197" w:rsidRDefault="33BCA4C3" w14:paraId="59D60682" w14:textId="4CC71959">
      <w:pPr>
        <w:pStyle w:val="ListParagraph"/>
        <w:numPr>
          <w:ilvl w:val="0"/>
          <w:numId w:val="34"/>
        </w:num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33BCA4C3">
        <w:rPr>
          <w:rFonts w:ascii="Arial Nova" w:hAnsi="Arial Nova" w:eastAsia="Arial Nova" w:cs="Arial Nova"/>
          <w:b w:val="1"/>
          <w:bCs w:val="1"/>
          <w:i w:val="0"/>
          <w:iCs w:val="0"/>
          <w:noProof w:val="0"/>
          <w:sz w:val="24"/>
          <w:szCs w:val="24"/>
          <w:lang w:val="pt-BR"/>
        </w:rPr>
        <w:t>Exclusão de custos do governo com insumos físicos</w:t>
      </w:r>
      <w:r w:rsidRPr="4D07E197" w:rsidR="33BCA4C3">
        <w:rPr>
          <w:rFonts w:ascii="Arial Nova" w:hAnsi="Arial Nova" w:eastAsia="Arial Nova" w:cs="Arial Nova"/>
          <w:b w:val="0"/>
          <w:bCs w:val="0"/>
          <w:i w:val="0"/>
          <w:iCs w:val="0"/>
          <w:noProof w:val="0"/>
          <w:sz w:val="24"/>
          <w:szCs w:val="24"/>
          <w:lang w:val="pt-BR"/>
        </w:rPr>
        <w:t xml:space="preserve">: Gastos com papel, tinta e impressoras, bem como custos com energia elétrica, equipamentos e internet no cenário </w:t>
      </w:r>
      <w:r w:rsidRPr="4D07E197" w:rsidR="33BCA4C3">
        <w:rPr>
          <w:rFonts w:ascii="Arial Nova" w:hAnsi="Arial Nova" w:eastAsia="Arial Nova" w:cs="Arial Nova"/>
          <w:b w:val="0"/>
          <w:bCs w:val="0"/>
          <w:i w:val="0"/>
          <w:iCs w:val="0"/>
          <w:noProof w:val="0"/>
          <w:sz w:val="24"/>
          <w:szCs w:val="24"/>
          <w:lang w:val="pt-BR"/>
        </w:rPr>
        <w:t>pré</w:t>
      </w:r>
      <w:r w:rsidRPr="4D07E197" w:rsidR="33BCA4C3">
        <w:rPr>
          <w:rFonts w:ascii="Arial Nova" w:hAnsi="Arial Nova" w:eastAsia="Arial Nova" w:cs="Arial Nova"/>
          <w:b w:val="0"/>
          <w:bCs w:val="0"/>
          <w:i w:val="0"/>
          <w:iCs w:val="0"/>
          <w:noProof w:val="0"/>
          <w:sz w:val="24"/>
          <w:szCs w:val="24"/>
          <w:lang w:val="pt-BR"/>
        </w:rPr>
        <w:t>-digitalização, não foram considerados. Esses custos só foram contabilizados no pós-digitalização, subestimando os resultados.</w:t>
      </w:r>
    </w:p>
    <w:p w:rsidR="347BA926" w:rsidP="4D07E197" w:rsidRDefault="347BA926" w14:paraId="6A250083" w14:textId="3377EE5D">
      <w:pPr>
        <w:pStyle w:val="ListParagraph"/>
        <w:numPr>
          <w:ilvl w:val="0"/>
          <w:numId w:val="34"/>
        </w:num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347BA926">
        <w:rPr>
          <w:rFonts w:ascii="Arial Nova" w:hAnsi="Arial Nova" w:eastAsia="Arial Nova" w:cs="Arial Nova"/>
          <w:b w:val="1"/>
          <w:bCs w:val="1"/>
          <w:i w:val="0"/>
          <w:iCs w:val="0"/>
          <w:noProof w:val="0"/>
          <w:sz w:val="24"/>
          <w:szCs w:val="24"/>
          <w:lang w:val="pt-BR"/>
        </w:rPr>
        <w:t>Quantidade de documentos pós-digitalização</w:t>
      </w:r>
      <w:r w:rsidRPr="4D07E197" w:rsidR="347BA926">
        <w:rPr>
          <w:rFonts w:ascii="Arial Nova" w:hAnsi="Arial Nova" w:eastAsia="Arial Nova" w:cs="Arial Nova"/>
          <w:b w:val="0"/>
          <w:bCs w:val="0"/>
          <w:i w:val="0"/>
          <w:iCs w:val="0"/>
          <w:noProof w:val="0"/>
          <w:sz w:val="24"/>
          <w:szCs w:val="24"/>
          <w:lang w:val="pt-BR"/>
        </w:rPr>
        <w:t xml:space="preserve">: Considerou-se igual à do cenário </w:t>
      </w:r>
      <w:r w:rsidRPr="4D07E197" w:rsidR="347BA926">
        <w:rPr>
          <w:rFonts w:ascii="Arial Nova" w:hAnsi="Arial Nova" w:eastAsia="Arial Nova" w:cs="Arial Nova"/>
          <w:b w:val="0"/>
          <w:bCs w:val="0"/>
          <w:i w:val="0"/>
          <w:iCs w:val="0"/>
          <w:noProof w:val="0"/>
          <w:sz w:val="24"/>
          <w:szCs w:val="24"/>
          <w:lang w:val="pt-BR"/>
        </w:rPr>
        <w:t>pré</w:t>
      </w:r>
      <w:r w:rsidRPr="4D07E197" w:rsidR="347BA926">
        <w:rPr>
          <w:rFonts w:ascii="Arial Nova" w:hAnsi="Arial Nova" w:eastAsia="Arial Nova" w:cs="Arial Nova"/>
          <w:b w:val="0"/>
          <w:bCs w:val="0"/>
          <w:i w:val="0"/>
          <w:iCs w:val="0"/>
          <w:noProof w:val="0"/>
          <w:sz w:val="24"/>
          <w:szCs w:val="24"/>
          <w:lang w:val="pt-BR"/>
        </w:rPr>
        <w:t>-digitalização, embora seja sabido que muitos serviços passaram a exigir menos documentos após a digitalização. Essa simplificação reduz as economias calculadas.</w:t>
      </w:r>
    </w:p>
    <w:p w:rsidR="4D07E197" w:rsidP="4D07E197" w:rsidRDefault="4D07E197" w14:paraId="36D31984" w14:textId="18125EBF">
      <w:pPr>
        <w:pStyle w:val="ListParagraph"/>
        <w:spacing w:before="210" w:beforeAutospacing="off" w:after="210" w:afterAutospacing="off" w:line="300" w:lineRule="auto"/>
        <w:ind w:left="720"/>
        <w:jc w:val="both"/>
        <w:rPr>
          <w:rFonts w:ascii="Arial Nova" w:hAnsi="Arial Nova" w:eastAsia="Arial Nova" w:cs="Arial Nova"/>
          <w:b w:val="0"/>
          <w:bCs w:val="0"/>
          <w:i w:val="0"/>
          <w:iCs w:val="0"/>
          <w:noProof w:val="0"/>
          <w:sz w:val="24"/>
          <w:szCs w:val="24"/>
          <w:lang w:val="pt-BR"/>
        </w:rPr>
      </w:pPr>
    </w:p>
    <w:p w:rsidR="33BCA4C3" w:rsidP="1CDFFF02" w:rsidRDefault="33BCA4C3" w14:paraId="6F6E3997" w14:textId="0A713C1B">
      <w:pPr>
        <w:pStyle w:val="Heading4"/>
        <w:spacing w:before="279" w:beforeAutospacing="off" w:after="279" w:afterAutospacing="off" w:line="300" w:lineRule="auto"/>
        <w:jc w:val="both"/>
        <w:rPr>
          <w:rFonts w:ascii="Arial Nova" w:hAnsi="Arial Nova" w:eastAsia="Arial Nova" w:cs="Arial Nova"/>
          <w:b w:val="1"/>
          <w:bCs w:val="1"/>
          <w:i w:val="0"/>
          <w:iCs w:val="0"/>
          <w:noProof w:val="0"/>
          <w:sz w:val="24"/>
          <w:szCs w:val="24"/>
          <w:lang w:val="pt-BR"/>
        </w:rPr>
      </w:pPr>
      <w:r w:rsidRPr="1CDFFF02" w:rsidR="33BCA4C3">
        <w:rPr>
          <w:rFonts w:ascii="Arial Nova" w:hAnsi="Arial Nova" w:eastAsia="Arial Nova" w:cs="Arial Nova"/>
          <w:b w:val="1"/>
          <w:bCs w:val="1"/>
          <w:i w:val="0"/>
          <w:iCs w:val="0"/>
          <w:noProof w:val="0"/>
          <w:sz w:val="24"/>
          <w:szCs w:val="24"/>
          <w:lang w:val="pt-BR"/>
        </w:rPr>
        <w:t>Ajustes em Valores de Variáveis</w:t>
      </w:r>
    </w:p>
    <w:p w:rsidR="33BCA4C3" w:rsidP="24592246" w:rsidRDefault="33BCA4C3" w14:paraId="7A4F4204" w14:textId="3481C50C">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44C488FD">
        <w:rPr>
          <w:rFonts w:ascii="Arial Nova" w:hAnsi="Arial Nova" w:eastAsia="Arial Nova" w:cs="Arial Nova"/>
          <w:b w:val="0"/>
          <w:bCs w:val="0"/>
          <w:i w:val="0"/>
          <w:iCs w:val="0"/>
          <w:noProof w:val="0"/>
          <w:sz w:val="24"/>
          <w:szCs w:val="24"/>
          <w:lang w:val="pt-BR"/>
        </w:rPr>
        <w:t xml:space="preserve">O tempo da etapa </w:t>
      </w:r>
      <w:r w:rsidRPr="24592246" w:rsidR="44C488FD">
        <w:rPr>
          <w:rFonts w:ascii="Arial Nova" w:hAnsi="Arial Nova" w:eastAsia="Arial Nova" w:cs="Arial Nova"/>
          <w:b w:val="0"/>
          <w:bCs w:val="0"/>
          <w:i w:val="0"/>
          <w:iCs w:val="0"/>
          <w:noProof w:val="0"/>
          <w:sz w:val="24"/>
          <w:szCs w:val="24"/>
          <w:lang w:val="pt-BR"/>
        </w:rPr>
        <w:t>“buscar informações”</w:t>
      </w:r>
      <w:r w:rsidRPr="24592246" w:rsidR="44C488FD">
        <w:rPr>
          <w:rFonts w:ascii="Arial Nova" w:hAnsi="Arial Nova" w:eastAsia="Arial Nova" w:cs="Arial Nova"/>
          <w:b w:val="0"/>
          <w:bCs w:val="0"/>
          <w:i w:val="0"/>
          <w:iCs w:val="0"/>
          <w:noProof w:val="0"/>
          <w:sz w:val="24"/>
          <w:szCs w:val="24"/>
          <w:lang w:val="pt-BR"/>
        </w:rPr>
        <w:t xml:space="preserve"> no cenário </w:t>
      </w:r>
      <w:r w:rsidRPr="24592246" w:rsidR="44C488FD">
        <w:rPr>
          <w:rFonts w:ascii="Arial Nova" w:hAnsi="Arial Nova" w:eastAsia="Arial Nova" w:cs="Arial Nova"/>
          <w:b w:val="0"/>
          <w:bCs w:val="0"/>
          <w:i w:val="0"/>
          <w:iCs w:val="0"/>
          <w:noProof w:val="0"/>
          <w:sz w:val="24"/>
          <w:szCs w:val="24"/>
          <w:lang w:val="pt-BR"/>
        </w:rPr>
        <w:t>pré</w:t>
      </w:r>
      <w:r w:rsidRPr="24592246" w:rsidR="44C488FD">
        <w:rPr>
          <w:rFonts w:ascii="Arial Nova" w:hAnsi="Arial Nova" w:eastAsia="Arial Nova" w:cs="Arial Nova"/>
          <w:b w:val="0"/>
          <w:bCs w:val="0"/>
          <w:i w:val="0"/>
          <w:iCs w:val="0"/>
          <w:noProof w:val="0"/>
          <w:sz w:val="24"/>
          <w:szCs w:val="24"/>
          <w:lang w:val="pt-BR"/>
        </w:rPr>
        <w:t xml:space="preserve">-digitalização foi fixado em </w:t>
      </w:r>
      <w:r w:rsidRPr="24592246" w:rsidR="44C488FD">
        <w:rPr>
          <w:rFonts w:ascii="Arial Nova" w:hAnsi="Arial Nova" w:eastAsia="Arial Nova" w:cs="Arial Nova"/>
          <w:b w:val="1"/>
          <w:bCs w:val="1"/>
          <w:i w:val="0"/>
          <w:iCs w:val="0"/>
          <w:noProof w:val="0"/>
          <w:sz w:val="24"/>
          <w:szCs w:val="24"/>
          <w:lang w:val="pt-BR"/>
        </w:rPr>
        <w:t>0,5 horas</w:t>
      </w:r>
      <w:r w:rsidRPr="24592246" w:rsidR="44C488FD">
        <w:rPr>
          <w:rFonts w:ascii="Arial Nova" w:hAnsi="Arial Nova" w:eastAsia="Arial Nova" w:cs="Arial Nova"/>
          <w:b w:val="0"/>
          <w:bCs w:val="0"/>
          <w:i w:val="0"/>
          <w:iCs w:val="0"/>
          <w:noProof w:val="0"/>
          <w:sz w:val="24"/>
          <w:szCs w:val="24"/>
          <w:lang w:val="pt-BR"/>
        </w:rPr>
        <w:t xml:space="preserve">, conforme dados do </w:t>
      </w:r>
      <w:r w:rsidRPr="24592246" w:rsidR="44C488FD">
        <w:rPr>
          <w:rFonts w:ascii="Arial Nova" w:hAnsi="Arial Nova" w:eastAsia="Arial Nova" w:cs="Arial Nova"/>
          <w:b w:val="0"/>
          <w:bCs w:val="0"/>
          <w:i w:val="0"/>
          <w:iCs w:val="0"/>
          <w:noProof w:val="0"/>
          <w:sz w:val="24"/>
          <w:szCs w:val="24"/>
          <w:lang w:val="pt-BR"/>
        </w:rPr>
        <w:t>Guia Prático (2022)</w:t>
      </w:r>
      <w:r w:rsidRPr="24592246" w:rsidR="44C488FD">
        <w:rPr>
          <w:rFonts w:ascii="Arial Nova" w:hAnsi="Arial Nova" w:eastAsia="Arial Nova" w:cs="Arial Nova"/>
          <w:b w:val="0"/>
          <w:bCs w:val="0"/>
          <w:i w:val="0"/>
          <w:iCs w:val="0"/>
          <w:noProof w:val="0"/>
          <w:sz w:val="24"/>
          <w:szCs w:val="24"/>
          <w:lang w:val="pt-BR"/>
        </w:rPr>
        <w:t>.</w:t>
      </w:r>
      <w:r w:rsidRPr="24592246" w:rsidR="44C488FD">
        <w:rPr>
          <w:rFonts w:ascii="Arial Nova" w:hAnsi="Arial Nova" w:eastAsia="Arial Nova" w:cs="Arial Nova"/>
          <w:b w:val="0"/>
          <w:bCs w:val="0"/>
          <w:i w:val="0"/>
          <w:iCs w:val="0"/>
          <w:noProof w:val="0"/>
          <w:sz w:val="24"/>
          <w:szCs w:val="24"/>
          <w:lang w:val="pt-BR"/>
        </w:rPr>
        <w:t xml:space="preserve"> Essa estimativa pressupõe que o usuário precisaria deslocar-se apenas uma vez para obter informações, embora, na prática, possam ocorrer múltiplos deslocamentos, o que aumentaria a economia real.</w:t>
      </w:r>
    </w:p>
    <w:p w:rsidR="33BCA4C3" w:rsidP="24592246" w:rsidRDefault="33BCA4C3" w14:paraId="4F98B15C" w14:textId="71065676">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44C488FD">
        <w:rPr>
          <w:rFonts w:ascii="Arial Nova" w:hAnsi="Arial Nova" w:eastAsia="Arial Nova" w:cs="Arial Nova"/>
          <w:b w:val="0"/>
          <w:bCs w:val="0"/>
          <w:i w:val="0"/>
          <w:iCs w:val="0"/>
          <w:noProof w:val="0"/>
          <w:sz w:val="24"/>
          <w:szCs w:val="24"/>
          <w:lang w:val="pt-BR"/>
        </w:rPr>
        <w:t xml:space="preserve">Essas medidas refletem o compromisso com o </w:t>
      </w:r>
      <w:r w:rsidRPr="24592246" w:rsidR="44C488FD">
        <w:rPr>
          <w:rFonts w:ascii="Arial Nova" w:hAnsi="Arial Nova" w:eastAsia="Arial Nova" w:cs="Arial Nova"/>
          <w:b w:val="0"/>
          <w:bCs w:val="0"/>
          <w:i w:val="0"/>
          <w:iCs w:val="0"/>
          <w:noProof w:val="0"/>
          <w:sz w:val="24"/>
          <w:szCs w:val="24"/>
          <w:lang w:val="pt-BR"/>
        </w:rPr>
        <w:t>princípio da prudência</w:t>
      </w:r>
      <w:r w:rsidRPr="24592246" w:rsidR="44C488FD">
        <w:rPr>
          <w:rFonts w:ascii="Arial Nova" w:hAnsi="Arial Nova" w:eastAsia="Arial Nova" w:cs="Arial Nova"/>
          <w:b w:val="0"/>
          <w:bCs w:val="0"/>
          <w:i w:val="0"/>
          <w:iCs w:val="0"/>
          <w:noProof w:val="0"/>
          <w:sz w:val="24"/>
          <w:szCs w:val="24"/>
          <w:lang w:val="pt-BR"/>
        </w:rPr>
        <w:t>, garantindo que os resultados do modelo sejam conservadores e sustentáveis, evitando superestimações que poderiam comprometer a credibilidade do estudo e a tomada de decisão baseada em evidências.</w:t>
      </w:r>
    </w:p>
    <w:p w:rsidR="24EFE712" w:rsidP="24592246" w:rsidRDefault="24EFE712" w14:paraId="3560779F" w14:textId="0C6ADD80">
      <w:pPr>
        <w:pStyle w:val="Normal"/>
        <w:spacing w:before="240" w:after="240"/>
        <w:ind w:firstLine="708"/>
        <w:jc w:val="both"/>
        <w:rPr>
          <w:rFonts w:ascii="Arial Nova" w:hAnsi="Arial Nova" w:eastAsia="Arial Nova" w:cs="Arial Nova"/>
        </w:rPr>
      </w:pPr>
    </w:p>
    <w:p w:rsidR="24EFE712" w:rsidP="1CDFFF02" w:rsidRDefault="24EFE712" w14:paraId="076F9459" w14:textId="70B1FF37">
      <w:pPr>
        <w:pStyle w:val="Heading3"/>
        <w:spacing w:before="246" w:beforeAutospacing="off" w:after="246" w:afterAutospacing="off" w:line="300" w:lineRule="auto"/>
        <w:ind/>
        <w:jc w:val="both"/>
        <w:rPr>
          <w:rFonts w:ascii="Arial Nova" w:hAnsi="Arial Nova" w:eastAsia="Arial Nova" w:cs="Arial Nova"/>
          <w:b w:val="1"/>
          <w:bCs w:val="1"/>
          <w:i w:val="0"/>
          <w:iCs w:val="0"/>
          <w:noProof w:val="0"/>
          <w:sz w:val="24"/>
          <w:szCs w:val="24"/>
          <w:lang w:val="pt-BR"/>
        </w:rPr>
      </w:pPr>
      <w:r w:rsidRPr="1CDFFF02" w:rsidR="2E888836">
        <w:rPr>
          <w:rFonts w:ascii="Arial Nova" w:hAnsi="Arial Nova" w:eastAsia="Arial Nova" w:cs="Arial Nova"/>
          <w:b w:val="1"/>
          <w:bCs w:val="1"/>
          <w:i w:val="0"/>
          <w:iCs w:val="0"/>
          <w:noProof w:val="0"/>
          <w:sz w:val="36"/>
          <w:szCs w:val="36"/>
          <w:lang w:val="pt-BR"/>
        </w:rPr>
        <w:t>Operacionalização do Modelo</w:t>
      </w:r>
    </w:p>
    <w:p w:rsidR="24EFE712" w:rsidP="4D07E197" w:rsidRDefault="24EFE712" w14:paraId="2584A691" w14:textId="616488F1">
      <w:pPr>
        <w:spacing w:before="210" w:beforeAutospacing="off" w:after="21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0"/>
          <w:bCs w:val="0"/>
          <w:i w:val="0"/>
          <w:iCs w:val="0"/>
          <w:noProof w:val="0"/>
          <w:sz w:val="24"/>
          <w:szCs w:val="24"/>
          <w:lang w:val="pt-BR"/>
        </w:rPr>
        <w:t>Esta seção apresenta, de forma sistemática, os métodos e as ferramentas empregados para a operacionalização do modelo de custos, abrangendo a extração das variáveis, o cálculo das fórmulas e a apresentação dos resultados. As variáveis necessárias ao modelo distribuem-se em duas categorias: (i) variáveis específicas dos serviços; e (</w:t>
      </w:r>
      <w:r w:rsidRPr="4D07E197" w:rsidR="3FB0607A">
        <w:rPr>
          <w:rFonts w:ascii="Arial Nova" w:hAnsi="Arial Nova" w:eastAsia="Arial Nova" w:cs="Arial Nova"/>
          <w:b w:val="0"/>
          <w:bCs w:val="0"/>
          <w:i w:val="0"/>
          <w:iCs w:val="0"/>
          <w:noProof w:val="0"/>
          <w:sz w:val="24"/>
          <w:szCs w:val="24"/>
          <w:lang w:val="pt-BR"/>
        </w:rPr>
        <w:t>ii</w:t>
      </w:r>
      <w:r w:rsidRPr="4D07E197" w:rsidR="3FB0607A">
        <w:rPr>
          <w:rFonts w:ascii="Arial Nova" w:hAnsi="Arial Nova" w:eastAsia="Arial Nova" w:cs="Arial Nova"/>
          <w:b w:val="0"/>
          <w:bCs w:val="0"/>
          <w:i w:val="0"/>
          <w:iCs w:val="0"/>
          <w:noProof w:val="0"/>
          <w:sz w:val="24"/>
          <w:szCs w:val="24"/>
          <w:lang w:val="pt-BR"/>
        </w:rPr>
        <w:t>) variáveis utilizadas nas fórmulas, aplicáveis transversalmente a todos os serviços. Em razão das distintas origens das informações, a extração de cada categoria utiliza procedimentos diferenciados.</w:t>
      </w:r>
    </w:p>
    <w:p w:rsidR="24EFE712" w:rsidP="24592246" w:rsidRDefault="24EFE712" w14:paraId="063BB800" w14:textId="0DACC54A">
      <w:pPr>
        <w:spacing w:before="210" w:beforeAutospacing="off" w:after="210" w:afterAutospacing="off" w:line="300" w:lineRule="auto"/>
        <w:ind/>
        <w:jc w:val="both"/>
        <w:rPr>
          <w:rFonts w:ascii="Arial Nova" w:hAnsi="Arial Nova" w:eastAsia="Arial Nova" w:cs="Arial Nova"/>
          <w:b w:val="0"/>
          <w:bCs w:val="0"/>
          <w:i w:val="0"/>
          <w:iCs w:val="0"/>
          <w:noProof w:val="0"/>
          <w:sz w:val="24"/>
          <w:szCs w:val="24"/>
          <w:lang w:val="pt-BR"/>
        </w:rPr>
      </w:pPr>
      <w:r w:rsidRPr="24592246" w:rsidR="0BE81B96">
        <w:rPr>
          <w:rFonts w:ascii="Arial Nova" w:hAnsi="Arial Nova" w:eastAsia="Arial Nova" w:cs="Arial Nova"/>
          <w:b w:val="0"/>
          <w:bCs w:val="0"/>
          <w:i w:val="0"/>
          <w:iCs w:val="0"/>
          <w:noProof w:val="0"/>
          <w:sz w:val="24"/>
          <w:szCs w:val="24"/>
          <w:lang w:val="pt-BR"/>
        </w:rPr>
        <w:t xml:space="preserve">No que se refere às variáveis específicas dos serviços, a extração é realizada por meio de código desenvolvido na linguagem </w:t>
      </w:r>
      <w:r w:rsidRPr="24592246" w:rsidR="0BE81B96">
        <w:rPr>
          <w:rFonts w:ascii="Arial Nova" w:hAnsi="Arial Nova" w:eastAsia="Arial Nova" w:cs="Arial Nova"/>
          <w:b w:val="1"/>
          <w:bCs w:val="1"/>
          <w:i w:val="0"/>
          <w:iCs w:val="0"/>
          <w:noProof w:val="0"/>
          <w:sz w:val="24"/>
          <w:szCs w:val="24"/>
          <w:lang w:val="pt-BR"/>
        </w:rPr>
        <w:t>Python</w:t>
      </w:r>
      <w:r w:rsidRPr="24592246" w:rsidR="0BE81B96">
        <w:rPr>
          <w:rFonts w:ascii="Arial Nova" w:hAnsi="Arial Nova" w:eastAsia="Arial Nova" w:cs="Arial Nova"/>
          <w:b w:val="0"/>
          <w:bCs w:val="0"/>
          <w:i w:val="0"/>
          <w:iCs w:val="0"/>
          <w:noProof w:val="0"/>
          <w:sz w:val="24"/>
          <w:szCs w:val="24"/>
          <w:lang w:val="pt-BR"/>
        </w:rPr>
        <w:t xml:space="preserve">, com acesso ao </w:t>
      </w:r>
      <w:r w:rsidRPr="24592246" w:rsidR="0BE81B96">
        <w:rPr>
          <w:rFonts w:ascii="Arial Nova" w:hAnsi="Arial Nova" w:eastAsia="Arial Nova" w:cs="Arial Nova"/>
          <w:b w:val="1"/>
          <w:bCs w:val="1"/>
          <w:i w:val="0"/>
          <w:iCs w:val="0"/>
          <w:noProof w:val="0"/>
          <w:sz w:val="24"/>
          <w:szCs w:val="24"/>
          <w:lang w:val="pt-BR"/>
        </w:rPr>
        <w:t>Estaleiro do Serpro (Serviço Federal de Processamento de Dados)</w:t>
      </w:r>
      <w:r w:rsidRPr="24592246" w:rsidR="0BE81B96">
        <w:rPr>
          <w:rFonts w:ascii="Arial Nova" w:hAnsi="Arial Nova" w:eastAsia="Arial Nova" w:cs="Arial Nova"/>
          <w:b w:val="0"/>
          <w:bCs w:val="0"/>
          <w:i w:val="0"/>
          <w:iCs w:val="0"/>
          <w:noProof w:val="0"/>
          <w:sz w:val="24"/>
          <w:szCs w:val="24"/>
          <w:lang w:val="pt-BR"/>
        </w:rPr>
        <w:t xml:space="preserve">, ambiente destinado a padronizar, acelerar e organizar a construção de sistemas utilizados pelo Governo Federal. Os dados são obtidos em arquivo no formato </w:t>
      </w:r>
      <w:r w:rsidRPr="24592246" w:rsidR="0BE81B96">
        <w:rPr>
          <w:rFonts w:ascii="Arial Nova" w:hAnsi="Arial Nova" w:eastAsia="Arial Nova" w:cs="Arial Nova"/>
          <w:b w:val="1"/>
          <w:bCs w:val="1"/>
          <w:i w:val="0"/>
          <w:iCs w:val="0"/>
          <w:noProof w:val="0"/>
          <w:sz w:val="24"/>
          <w:szCs w:val="24"/>
          <w:lang w:val="pt-BR"/>
        </w:rPr>
        <w:t xml:space="preserve">JSON </w:t>
      </w:r>
      <w:r w:rsidRPr="24592246" w:rsidR="0BE81B96">
        <w:rPr>
          <w:rFonts w:ascii="Arial Nova" w:hAnsi="Arial Nova" w:eastAsia="Arial Nova" w:cs="Arial Nova"/>
          <w:b w:val="0"/>
          <w:bCs w:val="0"/>
          <w:i w:val="0"/>
          <w:iCs w:val="0"/>
          <w:noProof w:val="0"/>
          <w:sz w:val="24"/>
          <w:szCs w:val="24"/>
          <w:lang w:val="pt-BR"/>
        </w:rPr>
        <w:t>(</w:t>
      </w:r>
      <w:hyperlink r:id="R55f0fdf9a9a2482a">
        <w:r w:rsidRPr="24592246" w:rsidR="0BE81B96">
          <w:rPr>
            <w:rStyle w:val="Hyperlink"/>
            <w:rFonts w:ascii="Arial Nova" w:hAnsi="Arial Nova" w:eastAsia="Arial Nova" w:cs="Arial Nova"/>
            <w:b w:val="0"/>
            <w:bCs w:val="0"/>
            <w:i w:val="0"/>
            <w:iCs w:val="0"/>
            <w:noProof w:val="0"/>
            <w:sz w:val="24"/>
            <w:szCs w:val="24"/>
            <w:lang w:val="pt-BR"/>
          </w:rPr>
          <w:t>https://api-servicos.estaleiro.serpro.gov.br/servicos-json</w:t>
        </w:r>
      </w:hyperlink>
      <w:r w:rsidRPr="24592246" w:rsidR="0BE81B96">
        <w:rPr>
          <w:rFonts w:ascii="Arial Nova" w:hAnsi="Arial Nova" w:eastAsia="Arial Nova" w:cs="Arial Nova"/>
          <w:b w:val="0"/>
          <w:bCs w:val="0"/>
          <w:i w:val="0"/>
          <w:iCs w:val="0"/>
          <w:noProof w:val="0"/>
          <w:sz w:val="24"/>
          <w:szCs w:val="24"/>
          <w:lang w:val="pt-BR"/>
        </w:rPr>
        <w:t xml:space="preserve">), formato textual que armazena dados estruturados de maneira simples e padronizada. A partir desse arquivo, procede-se à transformação dos dados para o formato tabular, em </w:t>
      </w:r>
      <w:r w:rsidRPr="24592246" w:rsidR="0BE81B96">
        <w:rPr>
          <w:rFonts w:ascii="Arial Nova" w:hAnsi="Arial Nova" w:eastAsia="Arial Nova" w:cs="Arial Nova"/>
          <w:b w:val="0"/>
          <w:bCs w:val="0"/>
          <w:i w:val="1"/>
          <w:iCs w:val="1"/>
          <w:noProof w:val="0"/>
          <w:sz w:val="24"/>
          <w:szCs w:val="24"/>
          <w:lang w:val="pt-BR"/>
        </w:rPr>
        <w:t>data frames</w:t>
      </w:r>
      <w:r w:rsidRPr="24592246" w:rsidR="0BE81B96">
        <w:rPr>
          <w:rFonts w:ascii="Arial Nova" w:hAnsi="Arial Nova" w:eastAsia="Arial Nova" w:cs="Arial Nova"/>
          <w:b w:val="0"/>
          <w:bCs w:val="0"/>
          <w:i w:val="0"/>
          <w:iCs w:val="0"/>
          <w:noProof w:val="0"/>
          <w:sz w:val="24"/>
          <w:szCs w:val="24"/>
          <w:lang w:val="pt-BR"/>
        </w:rPr>
        <w:t>, habilitando as etapas subsequentes de tratamento e análise. Registre-se que as informações obtidas sobre os serviços correspondem àquelas disponibilizadas na página oficial de serviços do Governo Federal (</w:t>
      </w:r>
      <w:hyperlink r:id="Re800602d591c4cf6">
        <w:r w:rsidRPr="24592246" w:rsidR="0BE81B96">
          <w:rPr>
            <w:rStyle w:val="Hyperlink"/>
            <w:rFonts w:ascii="Arial Nova" w:hAnsi="Arial Nova" w:eastAsia="Arial Nova" w:cs="Arial Nova"/>
            <w:b w:val="0"/>
            <w:bCs w:val="0"/>
            <w:i w:val="0"/>
            <w:iCs w:val="0"/>
            <w:noProof w:val="0"/>
            <w:sz w:val="24"/>
            <w:szCs w:val="24"/>
            <w:lang w:val="pt-BR"/>
          </w:rPr>
          <w:t>https://www.gov.br/pt-br/servicos</w:t>
        </w:r>
      </w:hyperlink>
      <w:r w:rsidRPr="24592246" w:rsidR="0BE81B96">
        <w:rPr>
          <w:rFonts w:ascii="Arial Nova" w:hAnsi="Arial Nova" w:eastAsia="Arial Nova" w:cs="Arial Nova"/>
          <w:b w:val="0"/>
          <w:bCs w:val="0"/>
          <w:i w:val="0"/>
          <w:iCs w:val="0"/>
          <w:noProof w:val="0"/>
          <w:sz w:val="24"/>
          <w:szCs w:val="24"/>
          <w:lang w:val="pt-BR"/>
        </w:rPr>
        <w:t>).</w:t>
      </w:r>
    </w:p>
    <w:p w:rsidR="24EFE712" w:rsidP="49143DD5" w:rsidRDefault="24EFE712" w14:paraId="0C82455C" w14:textId="67EFF906">
      <w:pPr>
        <w:spacing w:before="210" w:beforeAutospacing="off" w:after="210" w:afterAutospacing="off" w:line="300" w:lineRule="auto"/>
        <w:ind/>
        <w:jc w:val="both"/>
        <w:rPr>
          <w:rFonts w:ascii="Arial Nova" w:hAnsi="Arial Nova" w:eastAsia="Arial Nova" w:cs="Arial Nova"/>
          <w:b w:val="0"/>
          <w:bCs w:val="0"/>
          <w:i w:val="0"/>
          <w:iCs w:val="0"/>
          <w:noProof w:val="0"/>
          <w:sz w:val="24"/>
          <w:szCs w:val="24"/>
          <w:lang w:val="pt-BR"/>
        </w:rPr>
      </w:pPr>
      <w:r w:rsidRPr="49143DD5" w:rsidR="0BE81B96">
        <w:rPr>
          <w:rFonts w:ascii="Arial Nova" w:hAnsi="Arial Nova" w:eastAsia="Arial Nova" w:cs="Arial Nova"/>
          <w:b w:val="0"/>
          <w:bCs w:val="0"/>
          <w:i w:val="0"/>
          <w:iCs w:val="0"/>
          <w:noProof w:val="0"/>
          <w:sz w:val="24"/>
          <w:szCs w:val="24"/>
          <w:lang w:val="pt-BR"/>
        </w:rPr>
        <w:t xml:space="preserve">No tocante à segunda categoria de variáveis — ressalvadas aquelas provenientes de estudos anteriores desta Secretaria — adotou-se metodologia de </w:t>
      </w:r>
      <w:r w:rsidRPr="49143DD5" w:rsidR="0BE81B96">
        <w:rPr>
          <w:rFonts w:ascii="Arial Nova" w:hAnsi="Arial Nova" w:eastAsia="Arial Nova" w:cs="Arial Nova"/>
          <w:b w:val="0"/>
          <w:bCs w:val="0"/>
          <w:i w:val="1"/>
          <w:iCs w:val="1"/>
          <w:noProof w:val="0"/>
          <w:sz w:val="24"/>
          <w:szCs w:val="24"/>
          <w:lang w:val="pt-BR"/>
        </w:rPr>
        <w:t>deep</w:t>
      </w:r>
      <w:r w:rsidRPr="49143DD5" w:rsidR="0BE81B96">
        <w:rPr>
          <w:rFonts w:ascii="Arial Nova" w:hAnsi="Arial Nova" w:eastAsia="Arial Nova" w:cs="Arial Nova"/>
          <w:b w:val="0"/>
          <w:bCs w:val="0"/>
          <w:i w:val="1"/>
          <w:iCs w:val="1"/>
          <w:noProof w:val="0"/>
          <w:sz w:val="24"/>
          <w:szCs w:val="24"/>
          <w:lang w:val="pt-BR"/>
        </w:rPr>
        <w:t xml:space="preserve"> </w:t>
      </w:r>
      <w:r w:rsidRPr="49143DD5" w:rsidR="0BE81B96">
        <w:rPr>
          <w:rFonts w:ascii="Arial Nova" w:hAnsi="Arial Nova" w:eastAsia="Arial Nova" w:cs="Arial Nova"/>
          <w:b w:val="0"/>
          <w:bCs w:val="0"/>
          <w:i w:val="1"/>
          <w:iCs w:val="1"/>
          <w:noProof w:val="0"/>
          <w:sz w:val="24"/>
          <w:szCs w:val="24"/>
          <w:lang w:val="pt-BR"/>
        </w:rPr>
        <w:t>research</w:t>
      </w:r>
      <w:r w:rsidRPr="49143DD5" w:rsidR="0BE81B96">
        <w:rPr>
          <w:rFonts w:ascii="Arial Nova" w:hAnsi="Arial Nova" w:eastAsia="Arial Nova" w:cs="Arial Nova"/>
          <w:b w:val="0"/>
          <w:bCs w:val="0"/>
          <w:i w:val="0"/>
          <w:iCs w:val="0"/>
          <w:noProof w:val="0"/>
          <w:sz w:val="24"/>
          <w:szCs w:val="24"/>
          <w:lang w:val="pt-BR"/>
        </w:rPr>
        <w:t xml:space="preserve"> suportada por </w:t>
      </w:r>
      <w:r w:rsidRPr="49143DD5" w:rsidR="0BE81B96">
        <w:rPr>
          <w:rFonts w:ascii="Arial Nova" w:hAnsi="Arial Nova" w:eastAsia="Arial Nova" w:cs="Arial Nova"/>
          <w:b w:val="0"/>
          <w:bCs w:val="0"/>
          <w:i w:val="1"/>
          <w:iCs w:val="1"/>
          <w:noProof w:val="0"/>
          <w:sz w:val="24"/>
          <w:szCs w:val="24"/>
          <w:lang w:val="pt-BR"/>
        </w:rPr>
        <w:t>large</w:t>
      </w:r>
      <w:r w:rsidRPr="49143DD5" w:rsidR="0BE81B96">
        <w:rPr>
          <w:rFonts w:ascii="Arial Nova" w:hAnsi="Arial Nova" w:eastAsia="Arial Nova" w:cs="Arial Nova"/>
          <w:b w:val="0"/>
          <w:bCs w:val="0"/>
          <w:i w:val="1"/>
          <w:iCs w:val="1"/>
          <w:noProof w:val="0"/>
          <w:sz w:val="24"/>
          <w:szCs w:val="24"/>
          <w:lang w:val="pt-BR"/>
        </w:rPr>
        <w:t xml:space="preserve"> </w:t>
      </w:r>
      <w:r w:rsidRPr="49143DD5" w:rsidR="0BE81B96">
        <w:rPr>
          <w:rFonts w:ascii="Arial Nova" w:hAnsi="Arial Nova" w:eastAsia="Arial Nova" w:cs="Arial Nova"/>
          <w:b w:val="0"/>
          <w:bCs w:val="0"/>
          <w:i w:val="1"/>
          <w:iCs w:val="1"/>
          <w:noProof w:val="0"/>
          <w:sz w:val="24"/>
          <w:szCs w:val="24"/>
          <w:lang w:val="pt-BR"/>
        </w:rPr>
        <w:t>language</w:t>
      </w:r>
      <w:r w:rsidRPr="49143DD5" w:rsidR="0BE81B96">
        <w:rPr>
          <w:rFonts w:ascii="Arial Nova" w:hAnsi="Arial Nova" w:eastAsia="Arial Nova" w:cs="Arial Nova"/>
          <w:b w:val="0"/>
          <w:bCs w:val="0"/>
          <w:i w:val="1"/>
          <w:iCs w:val="1"/>
          <w:noProof w:val="0"/>
          <w:sz w:val="24"/>
          <w:szCs w:val="24"/>
          <w:lang w:val="pt-BR"/>
        </w:rPr>
        <w:t xml:space="preserve"> model</w:t>
      </w:r>
      <w:r w:rsidRPr="49143DD5" w:rsidR="0BE81B96">
        <w:rPr>
          <w:rFonts w:ascii="Arial Nova" w:hAnsi="Arial Nova" w:eastAsia="Arial Nova" w:cs="Arial Nova"/>
          <w:b w:val="0"/>
          <w:bCs w:val="0"/>
          <w:i w:val="0"/>
          <w:iCs w:val="0"/>
          <w:noProof w:val="0"/>
          <w:sz w:val="24"/>
          <w:szCs w:val="24"/>
          <w:lang w:val="pt-BR"/>
        </w:rPr>
        <w:t xml:space="preserve"> (LLM) em configuração multiagente</w:t>
      </w:r>
      <w:ins w:author="Lucas Roberto de Azevedo Ferreira" w:date="2026-05-12T18:08:06.421Z" w16du:dateUtc="2026-05-12T18:08:06.421Z" w:id="1999888061">
        <w:r w:rsidRPr="49143DD5" w:rsidR="4D7AD265">
          <w:rPr>
            <w:rFonts w:ascii="Arial Nova" w:hAnsi="Arial Nova" w:eastAsia="Arial Nova" w:cs="Arial Nova"/>
            <w:b w:val="0"/>
            <w:bCs w:val="0"/>
            <w:i w:val="0"/>
            <w:iCs w:val="0"/>
            <w:noProof w:val="0"/>
            <w:sz w:val="24"/>
            <w:szCs w:val="24"/>
            <w:lang w:val="pt-BR"/>
          </w:rPr>
          <w:t xml:space="preserve"> com supervisão humana</w:t>
        </w:r>
      </w:ins>
      <w:r w:rsidRPr="49143DD5" w:rsidR="0BE81B96">
        <w:rPr>
          <w:rFonts w:ascii="Arial Nova" w:hAnsi="Arial Nova" w:eastAsia="Arial Nova" w:cs="Arial Nova"/>
          <w:b w:val="0"/>
          <w:bCs w:val="0"/>
          <w:i w:val="0"/>
          <w:iCs w:val="0"/>
          <w:noProof w:val="0"/>
          <w:sz w:val="24"/>
          <w:szCs w:val="24"/>
          <w:lang w:val="pt-BR"/>
        </w:rPr>
        <w:t>. Nessa abordagem, uma inteligência artificial orquestra outras inteligências artificiais, atribuindo-lhes funções específicas para a pesquisa das variáveis. Foram utilizados:</w:t>
      </w:r>
    </w:p>
    <w:p w:rsidR="24EFE712" w:rsidP="4D07E197" w:rsidRDefault="24EFE712" w14:paraId="640E8E0F" w14:textId="20D11170">
      <w:pPr>
        <w:pStyle w:val="ListParagraph"/>
        <w:numPr>
          <w:ilvl w:val="0"/>
          <w:numId w:val="43"/>
        </w:numPr>
        <w:spacing w:before="0" w:beforeAutospacing="off" w:after="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1"/>
          <w:bCs w:val="1"/>
          <w:i w:val="0"/>
          <w:iCs w:val="0"/>
          <w:noProof w:val="0"/>
          <w:sz w:val="24"/>
          <w:szCs w:val="24"/>
          <w:lang w:val="pt-BR"/>
        </w:rPr>
        <w:t>Gemini Pro 3</w:t>
      </w:r>
      <w:r w:rsidRPr="4D07E197" w:rsidR="3FB0607A">
        <w:rPr>
          <w:rFonts w:ascii="Arial Nova" w:hAnsi="Arial Nova" w:eastAsia="Arial Nova" w:cs="Arial Nova"/>
          <w:b w:val="0"/>
          <w:bCs w:val="0"/>
          <w:i w:val="0"/>
          <w:iCs w:val="0"/>
          <w:noProof w:val="0"/>
          <w:sz w:val="24"/>
          <w:szCs w:val="24"/>
          <w:lang w:val="pt-BR"/>
        </w:rPr>
        <w:t>, como IA orquestradora;</w:t>
      </w:r>
    </w:p>
    <w:p w:rsidR="24EFE712" w:rsidP="4D07E197" w:rsidRDefault="24EFE712" w14:paraId="748F90FA" w14:textId="2509E94E">
      <w:pPr>
        <w:pStyle w:val="ListParagraph"/>
        <w:numPr>
          <w:ilvl w:val="0"/>
          <w:numId w:val="43"/>
        </w:numPr>
        <w:spacing w:before="0" w:beforeAutospacing="off" w:after="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1"/>
          <w:bCs w:val="1"/>
          <w:i w:val="0"/>
          <w:iCs w:val="0"/>
          <w:noProof w:val="0"/>
          <w:sz w:val="24"/>
          <w:szCs w:val="24"/>
          <w:lang w:val="pt-BR"/>
        </w:rPr>
        <w:t>Kimi K2</w:t>
      </w:r>
      <w:r w:rsidRPr="4D07E197" w:rsidR="3FB0607A">
        <w:rPr>
          <w:rFonts w:ascii="Arial Nova" w:hAnsi="Arial Nova" w:eastAsia="Arial Nova" w:cs="Arial Nova"/>
          <w:b w:val="0"/>
          <w:bCs w:val="0"/>
          <w:i w:val="0"/>
          <w:iCs w:val="0"/>
          <w:noProof w:val="0"/>
          <w:sz w:val="24"/>
          <w:szCs w:val="24"/>
          <w:lang w:val="pt-BR"/>
        </w:rPr>
        <w:t>, para análise de contextos extensos, artigos acadêmicos, relatórios em PDF e recuperação de dados históricos;</w:t>
      </w:r>
    </w:p>
    <w:p w:rsidR="24EFE712" w:rsidP="4D07E197" w:rsidRDefault="24EFE712" w14:paraId="26446D6B" w14:textId="46716EA1">
      <w:pPr>
        <w:pStyle w:val="ListParagraph"/>
        <w:numPr>
          <w:ilvl w:val="0"/>
          <w:numId w:val="43"/>
        </w:numPr>
        <w:spacing w:before="0" w:beforeAutospacing="off" w:after="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1"/>
          <w:bCs w:val="1"/>
          <w:i w:val="0"/>
          <w:iCs w:val="0"/>
          <w:noProof w:val="0"/>
          <w:sz w:val="24"/>
          <w:szCs w:val="24"/>
          <w:lang w:val="pt-BR"/>
        </w:rPr>
        <w:t>Grok4</w:t>
      </w:r>
      <w:r w:rsidRPr="4D07E197" w:rsidR="3FB0607A">
        <w:rPr>
          <w:rFonts w:ascii="Arial Nova" w:hAnsi="Arial Nova" w:eastAsia="Arial Nova" w:cs="Arial Nova"/>
          <w:b w:val="0"/>
          <w:bCs w:val="0"/>
          <w:i w:val="0"/>
          <w:iCs w:val="0"/>
          <w:noProof w:val="0"/>
          <w:sz w:val="24"/>
          <w:szCs w:val="24"/>
          <w:lang w:val="pt-BR"/>
        </w:rPr>
        <w:t>, para pesquisa em tempo real na web, identificação de tendências de mercado e cruzamento célere de dados estatísticos.</w:t>
      </w:r>
    </w:p>
    <w:p w:rsidR="24EFE712" w:rsidP="7AAFAA3E" w:rsidRDefault="24EFE712" w14:paraId="57E291BF" w14:textId="1A2E12E1">
      <w:pPr>
        <w:spacing w:before="210" w:beforeAutospacing="off" w:after="210" w:afterAutospacing="off" w:line="300" w:lineRule="auto"/>
        <w:ind/>
        <w:jc w:val="both"/>
        <w:rPr>
          <w:rFonts w:ascii="Arial Nova" w:hAnsi="Arial Nova" w:eastAsia="Arial Nova" w:cs="Arial Nova"/>
          <w:b w:val="0"/>
          <w:bCs w:val="0"/>
          <w:i w:val="0"/>
          <w:iCs w:val="0"/>
          <w:noProof w:val="0"/>
          <w:color w:val="FF0000"/>
          <w:sz w:val="24"/>
          <w:szCs w:val="24"/>
          <w:lang w:val="pt-BR"/>
        </w:rPr>
      </w:pPr>
      <w:r w:rsidRPr="7AAFAA3E" w:rsidR="6D3EC72E">
        <w:rPr>
          <w:rFonts w:ascii="Arial Nova" w:hAnsi="Arial Nova" w:eastAsia="Arial Nova" w:cs="Arial Nova"/>
          <w:b w:val="0"/>
          <w:bCs w:val="0"/>
          <w:i w:val="0"/>
          <w:iCs w:val="0"/>
          <w:noProof w:val="0"/>
          <w:sz w:val="24"/>
          <w:szCs w:val="24"/>
          <w:lang w:val="pt-BR"/>
        </w:rPr>
        <w:t>O resultado desse processo é um relatório contendo tabela em que cada linha representa uma variável e cada coluna descreve informações essenciais, tais como nome, valor, unidade de medida, fonte e breve explicação.</w:t>
      </w:r>
      <w:ins w:author="Lucas Roberto de Azevedo Ferreira" w:date="2026-05-12T18:09:47.696Z" w16du:dateUtc="2026-05-12T18:09:47.696Z" w:id="1245408862">
        <w:r w:rsidRPr="7AAFAA3E" w:rsidR="172E2EE1">
          <w:rPr>
            <w:rFonts w:ascii="Arial Nova" w:hAnsi="Arial Nova" w:eastAsia="Arial Nova" w:cs="Arial Nova"/>
            <w:b w:val="0"/>
            <w:bCs w:val="0"/>
            <w:i w:val="0"/>
            <w:iCs w:val="0"/>
            <w:noProof w:val="0"/>
            <w:sz w:val="24"/>
            <w:szCs w:val="24"/>
            <w:lang w:val="pt-BR"/>
          </w:rPr>
          <w:t xml:space="preserve"> </w:t>
        </w:r>
      </w:ins>
      <w:ins w:author="Lucas Roberto de Azevedo Ferreira" w:date="2026-05-12T18:10:50.798Z" w16du:dateUtc="2026-05-12T18:10:50.798Z" w:id="1235687990">
        <w:r w:rsidRPr="7AAFAA3E" w:rsidR="172E2EE1">
          <w:rPr>
            <w:rFonts w:ascii="Arial Nova" w:hAnsi="Arial Nova" w:eastAsia="Arial Nova" w:cs="Arial Nova"/>
            <w:b w:val="0"/>
            <w:bCs w:val="0"/>
            <w:i w:val="0"/>
            <w:iCs w:val="0"/>
            <w:noProof w:val="0"/>
            <w:sz w:val="24"/>
            <w:szCs w:val="24"/>
            <w:lang w:val="pt-BR"/>
          </w:rPr>
          <w:t>O resultado obtido é</w:t>
        </w:r>
      </w:ins>
      <w:ins w:author="Lucas Roberto de Azevedo Ferreira" w:date="2026-05-12T18:11:12.691Z" w16du:dateUtc="2026-05-12T18:11:12.691Z" w:id="963842147">
        <w:r w:rsidRPr="7AAFAA3E" w:rsidR="62631A7A">
          <w:rPr>
            <w:rFonts w:ascii="Arial Nova" w:hAnsi="Arial Nova" w:eastAsia="Arial Nova" w:cs="Arial Nova"/>
            <w:b w:val="0"/>
            <w:bCs w:val="0"/>
            <w:i w:val="0"/>
            <w:iCs w:val="0"/>
            <w:noProof w:val="0"/>
            <w:sz w:val="24"/>
            <w:szCs w:val="24"/>
            <w:lang w:val="pt-BR"/>
          </w:rPr>
          <w:t xml:space="preserve"> então</w:t>
        </w:r>
      </w:ins>
      <w:ins w:author="Lucas Roberto de Azevedo Ferreira" w:date="2026-05-12T18:10:50.798Z" w16du:dateUtc="2026-05-12T18:10:50.798Z" w:id="518048086">
        <w:r w:rsidRPr="7AAFAA3E" w:rsidR="172E2EE1">
          <w:rPr>
            <w:rFonts w:ascii="Arial Nova" w:hAnsi="Arial Nova" w:eastAsia="Arial Nova" w:cs="Arial Nova"/>
            <w:b w:val="0"/>
            <w:bCs w:val="0"/>
            <w:i w:val="0"/>
            <w:iCs w:val="0"/>
            <w:noProof w:val="0"/>
            <w:sz w:val="24"/>
            <w:szCs w:val="24"/>
            <w:lang w:val="pt-BR"/>
          </w:rPr>
          <w:t xml:space="preserve"> revisado </w:t>
        </w:r>
        <w:r w:rsidRPr="7AAFAA3E" w:rsidR="3EB2C05D">
          <w:rPr>
            <w:rFonts w:ascii="Arial Nova" w:hAnsi="Arial Nova" w:eastAsia="Arial Nova" w:cs="Arial Nova"/>
            <w:b w:val="0"/>
            <w:bCs w:val="0"/>
            <w:i w:val="0"/>
            <w:iCs w:val="0"/>
            <w:noProof w:val="0"/>
            <w:sz w:val="24"/>
            <w:szCs w:val="24"/>
            <w:lang w:val="pt-BR"/>
          </w:rPr>
          <w:t>e complementado por um huma</w:t>
        </w:r>
      </w:ins>
      <w:ins w:author="Lucas Roberto de Azevedo Ferreira" w:date="2026-05-12T18:11:19.578Z" w16du:dateUtc="2026-05-12T18:11:19.578Z" w:id="431464459">
        <w:r w:rsidRPr="7AAFAA3E" w:rsidR="3EB2C05D">
          <w:rPr>
            <w:rFonts w:ascii="Arial Nova" w:hAnsi="Arial Nova" w:eastAsia="Arial Nova" w:cs="Arial Nova"/>
            <w:b w:val="0"/>
            <w:bCs w:val="0"/>
            <w:i w:val="0"/>
            <w:iCs w:val="0"/>
            <w:noProof w:val="0"/>
            <w:sz w:val="24"/>
            <w:szCs w:val="24"/>
            <w:lang w:val="pt-BR"/>
          </w:rPr>
          <w:t>no</w:t>
        </w:r>
        <w:r w:rsidRPr="7AAFAA3E" w:rsidR="1EFAE976">
          <w:rPr>
            <w:rFonts w:ascii="Arial Nova" w:hAnsi="Arial Nova" w:eastAsia="Arial Nova" w:cs="Arial Nova"/>
            <w:b w:val="0"/>
            <w:bCs w:val="0"/>
            <w:i w:val="0"/>
            <w:iCs w:val="0"/>
            <w:noProof w:val="0"/>
            <w:sz w:val="24"/>
            <w:szCs w:val="24"/>
            <w:lang w:val="pt-BR"/>
          </w:rPr>
          <w:t>.</w:t>
        </w:r>
      </w:ins>
      <w:del w:author="Lucas Roberto de Azevedo Ferreira" w:date="2026-05-12T18:11:16.738Z" w16du:dateUtc="2026-05-12T18:11:16.738Z" w:id="224153240">
        <w:r w:rsidRPr="7AAFAA3E" w:rsidDel="6D3EC72E">
          <w:rPr>
            <w:rFonts w:ascii="Arial Nova" w:hAnsi="Arial Nova" w:eastAsia="Arial Nova" w:cs="Arial Nova"/>
            <w:b w:val="0"/>
            <w:bCs w:val="0"/>
            <w:i w:val="0"/>
            <w:iCs w:val="0"/>
            <w:noProof w:val="0"/>
            <w:sz w:val="24"/>
            <w:szCs w:val="24"/>
            <w:lang w:val="pt-BR"/>
          </w:rPr>
          <w:delText xml:space="preserve"> </w:delText>
        </w:r>
      </w:del>
      <w:r w:rsidRPr="7AAFAA3E" w:rsidR="6D3EC72E">
        <w:rPr>
          <w:rFonts w:ascii="Arial Nova" w:hAnsi="Arial Nova" w:eastAsia="Arial Nova" w:cs="Arial Nova"/>
          <w:b w:val="0"/>
          <w:bCs w:val="0"/>
          <w:i w:val="0"/>
          <w:iCs w:val="0"/>
          <w:noProof w:val="0"/>
          <w:color w:val="FF0000"/>
          <w:sz w:val="24"/>
          <w:szCs w:val="24"/>
          <w:lang w:val="pt-BR"/>
        </w:rPr>
        <w:t>O</w:t>
      </w:r>
      <w:r w:rsidRPr="7AAFAA3E" w:rsidR="6D3EC72E">
        <w:rPr>
          <w:rFonts w:ascii="Arial Nova" w:hAnsi="Arial Nova" w:eastAsia="Arial Nova" w:cs="Arial Nova"/>
          <w:b w:val="0"/>
          <w:bCs w:val="0"/>
          <w:i w:val="0"/>
          <w:iCs w:val="0"/>
          <w:noProof w:val="0"/>
          <w:color w:val="FF0000"/>
          <w:sz w:val="24"/>
          <w:szCs w:val="24"/>
          <w:lang w:val="pt-BR"/>
        </w:rPr>
        <w:t xml:space="preserve"> script correspondente encontra-se apresentado no ANEXO II.</w:t>
      </w:r>
    </w:p>
    <w:p w:rsidR="24EFE712" w:rsidP="4D07E197" w:rsidRDefault="24EFE712" w14:paraId="334CB554" w14:textId="1308BB93">
      <w:pPr>
        <w:spacing w:before="210" w:beforeAutospacing="off" w:after="21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0"/>
          <w:bCs w:val="0"/>
          <w:i w:val="0"/>
          <w:iCs w:val="0"/>
          <w:noProof w:val="0"/>
          <w:sz w:val="24"/>
          <w:szCs w:val="24"/>
          <w:lang w:val="pt-BR"/>
        </w:rPr>
        <w:t>O código construído em Python para operacionalizar o modelo de custos estrutura-se em cinco macro etapas:</w:t>
      </w:r>
    </w:p>
    <w:p w:rsidR="24EFE712" w:rsidP="4D07E197" w:rsidRDefault="24EFE712" w14:paraId="6ED3E066" w14:textId="3BFEA11D">
      <w:pPr>
        <w:pStyle w:val="ListParagraph"/>
        <w:numPr>
          <w:ilvl w:val="0"/>
          <w:numId w:val="44"/>
        </w:numPr>
        <w:spacing w:before="0" w:beforeAutospacing="off" w:after="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1"/>
          <w:bCs w:val="1"/>
          <w:i w:val="0"/>
          <w:iCs w:val="0"/>
          <w:noProof w:val="0"/>
          <w:sz w:val="24"/>
          <w:szCs w:val="24"/>
          <w:lang w:val="pt-BR"/>
        </w:rPr>
        <w:t>Extração dos dados</w:t>
      </w:r>
      <w:r w:rsidRPr="4D07E197" w:rsidR="3FB0607A">
        <w:rPr>
          <w:rFonts w:ascii="Arial Nova" w:hAnsi="Arial Nova" w:eastAsia="Arial Nova" w:cs="Arial Nova"/>
          <w:b w:val="0"/>
          <w:bCs w:val="0"/>
          <w:i w:val="0"/>
          <w:iCs w:val="0"/>
          <w:noProof w:val="0"/>
          <w:sz w:val="24"/>
          <w:szCs w:val="24"/>
          <w:lang w:val="pt-BR"/>
        </w:rPr>
        <w:t>;</w:t>
      </w:r>
    </w:p>
    <w:p w:rsidR="24EFE712" w:rsidP="4D07E197" w:rsidRDefault="24EFE712" w14:paraId="09EC7917" w14:textId="140A05BC">
      <w:pPr>
        <w:pStyle w:val="ListParagraph"/>
        <w:numPr>
          <w:ilvl w:val="0"/>
          <w:numId w:val="44"/>
        </w:numPr>
        <w:spacing w:before="0" w:beforeAutospacing="off" w:after="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1"/>
          <w:bCs w:val="1"/>
          <w:i w:val="0"/>
          <w:iCs w:val="0"/>
          <w:noProof w:val="0"/>
          <w:sz w:val="24"/>
          <w:szCs w:val="24"/>
          <w:lang w:val="pt-BR"/>
        </w:rPr>
        <w:t>Tratamento dos dados</w:t>
      </w:r>
      <w:r w:rsidRPr="4D07E197" w:rsidR="3FB0607A">
        <w:rPr>
          <w:rFonts w:ascii="Arial Nova" w:hAnsi="Arial Nova" w:eastAsia="Arial Nova" w:cs="Arial Nova"/>
          <w:b w:val="0"/>
          <w:bCs w:val="0"/>
          <w:i w:val="0"/>
          <w:iCs w:val="0"/>
          <w:noProof w:val="0"/>
          <w:sz w:val="24"/>
          <w:szCs w:val="24"/>
          <w:lang w:val="pt-BR"/>
        </w:rPr>
        <w:t>;</w:t>
      </w:r>
    </w:p>
    <w:p w:rsidR="24EFE712" w:rsidP="4D07E197" w:rsidRDefault="24EFE712" w14:paraId="438051B5" w14:textId="07F355A8">
      <w:pPr>
        <w:pStyle w:val="ListParagraph"/>
        <w:numPr>
          <w:ilvl w:val="0"/>
          <w:numId w:val="44"/>
        </w:numPr>
        <w:spacing w:before="0" w:beforeAutospacing="off" w:after="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1"/>
          <w:bCs w:val="1"/>
          <w:i w:val="0"/>
          <w:iCs w:val="0"/>
          <w:noProof w:val="0"/>
          <w:sz w:val="24"/>
          <w:szCs w:val="24"/>
          <w:lang w:val="pt-BR"/>
        </w:rPr>
        <w:t>Construção, treinamento e aplicação de modelo preditivo</w:t>
      </w:r>
      <w:r w:rsidRPr="4D07E197" w:rsidR="3FB0607A">
        <w:rPr>
          <w:rFonts w:ascii="Arial Nova" w:hAnsi="Arial Nova" w:eastAsia="Arial Nova" w:cs="Arial Nova"/>
          <w:b w:val="0"/>
          <w:bCs w:val="0"/>
          <w:i w:val="0"/>
          <w:iCs w:val="0"/>
          <w:noProof w:val="0"/>
          <w:sz w:val="24"/>
          <w:szCs w:val="24"/>
          <w:lang w:val="pt-BR"/>
        </w:rPr>
        <w:t>;</w:t>
      </w:r>
    </w:p>
    <w:p w:rsidR="24EFE712" w:rsidP="4D07E197" w:rsidRDefault="24EFE712" w14:paraId="4F787B35" w14:textId="52141BFC">
      <w:pPr>
        <w:pStyle w:val="ListParagraph"/>
        <w:numPr>
          <w:ilvl w:val="0"/>
          <w:numId w:val="44"/>
        </w:numPr>
        <w:spacing w:before="0" w:beforeAutospacing="off" w:after="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1"/>
          <w:bCs w:val="1"/>
          <w:i w:val="0"/>
          <w:iCs w:val="0"/>
          <w:noProof w:val="0"/>
          <w:sz w:val="24"/>
          <w:szCs w:val="24"/>
          <w:lang w:val="pt-BR"/>
        </w:rPr>
        <w:t>Mensuração das economias</w:t>
      </w:r>
      <w:r w:rsidRPr="4D07E197" w:rsidR="3FB0607A">
        <w:rPr>
          <w:rFonts w:ascii="Arial Nova" w:hAnsi="Arial Nova" w:eastAsia="Arial Nova" w:cs="Arial Nova"/>
          <w:b w:val="0"/>
          <w:bCs w:val="0"/>
          <w:i w:val="0"/>
          <w:iCs w:val="0"/>
          <w:noProof w:val="0"/>
          <w:sz w:val="24"/>
          <w:szCs w:val="24"/>
          <w:lang w:val="pt-BR"/>
        </w:rPr>
        <w:t>;</w:t>
      </w:r>
    </w:p>
    <w:p w:rsidR="24EFE712" w:rsidP="4D07E197" w:rsidRDefault="24EFE712" w14:paraId="453E8EE7" w14:textId="383A275B">
      <w:pPr>
        <w:pStyle w:val="ListParagraph"/>
        <w:numPr>
          <w:ilvl w:val="0"/>
          <w:numId w:val="44"/>
        </w:numPr>
        <w:spacing w:before="0" w:beforeAutospacing="off" w:after="0" w:afterAutospacing="off" w:line="300" w:lineRule="auto"/>
        <w:ind/>
        <w:jc w:val="both"/>
        <w:rPr>
          <w:rFonts w:ascii="Arial Nova" w:hAnsi="Arial Nova" w:eastAsia="Arial Nova" w:cs="Arial Nova"/>
          <w:b w:val="0"/>
          <w:bCs w:val="0"/>
          <w:i w:val="0"/>
          <w:iCs w:val="0"/>
          <w:noProof w:val="0"/>
          <w:sz w:val="24"/>
          <w:szCs w:val="24"/>
          <w:lang w:val="pt-BR"/>
        </w:rPr>
      </w:pPr>
      <w:r w:rsidRPr="4D07E197" w:rsidR="3FB0607A">
        <w:rPr>
          <w:rFonts w:ascii="Arial Nova" w:hAnsi="Arial Nova" w:eastAsia="Arial Nova" w:cs="Arial Nova"/>
          <w:b w:val="1"/>
          <w:bCs w:val="1"/>
          <w:i w:val="0"/>
          <w:iCs w:val="0"/>
          <w:noProof w:val="0"/>
          <w:sz w:val="24"/>
          <w:szCs w:val="24"/>
          <w:lang w:val="pt-BR"/>
        </w:rPr>
        <w:t>Visualização dos resultados (Power BI)</w:t>
      </w:r>
      <w:r w:rsidRPr="4D07E197" w:rsidR="3FB0607A">
        <w:rPr>
          <w:rFonts w:ascii="Arial Nova" w:hAnsi="Arial Nova" w:eastAsia="Arial Nova" w:cs="Arial Nova"/>
          <w:b w:val="0"/>
          <w:bCs w:val="0"/>
          <w:i w:val="0"/>
          <w:iCs w:val="0"/>
          <w:noProof w:val="0"/>
          <w:sz w:val="24"/>
          <w:szCs w:val="24"/>
          <w:lang w:val="pt-BR"/>
        </w:rPr>
        <w:t>.</w:t>
      </w:r>
    </w:p>
    <w:p w:rsidR="0BE81B96" w:rsidP="24592246" w:rsidRDefault="0BE81B96" w14:paraId="73471398" w14:textId="5CBA7DB2">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0BE81B96">
        <w:rPr>
          <w:rFonts w:ascii="Arial Nova" w:hAnsi="Arial Nova" w:eastAsia="Arial Nova" w:cs="Arial Nova"/>
          <w:b w:val="0"/>
          <w:bCs w:val="0"/>
          <w:i w:val="0"/>
          <w:iCs w:val="0"/>
          <w:noProof w:val="0"/>
          <w:sz w:val="24"/>
          <w:szCs w:val="24"/>
          <w:lang w:val="pt-BR"/>
        </w:rPr>
        <w:t>A primeira macro etapa foi detalhada nos parágrafos precedentes; as demais etapas são descritas a segui</w:t>
      </w:r>
      <w:r w:rsidRPr="24592246" w:rsidR="6D499EB5">
        <w:rPr>
          <w:rFonts w:ascii="Arial Nova" w:hAnsi="Arial Nova" w:eastAsia="Arial Nova" w:cs="Arial Nova"/>
          <w:b w:val="0"/>
          <w:bCs w:val="0"/>
          <w:i w:val="0"/>
          <w:iCs w:val="0"/>
          <w:noProof w:val="0"/>
          <w:sz w:val="24"/>
          <w:szCs w:val="24"/>
          <w:lang w:val="pt-BR"/>
        </w:rPr>
        <w:t>r.</w:t>
      </w:r>
    </w:p>
    <w:p w:rsidR="5B2D4B3D" w:rsidP="4D07E197" w:rsidRDefault="5B2D4B3D" w14:paraId="206E11DB" w14:textId="5E419776">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24"/>
          <w:szCs w:val="24"/>
          <w:lang w:val="pt-BR"/>
        </w:rPr>
      </w:pPr>
      <w:r w:rsidRPr="4D07E197" w:rsidR="5B2D4B3D">
        <w:rPr>
          <w:rFonts w:ascii="Arial Nova" w:hAnsi="Arial Nova" w:eastAsia="Arial Nova" w:cs="Arial Nova"/>
          <w:b w:val="1"/>
          <w:bCs w:val="1"/>
          <w:i w:val="0"/>
          <w:iCs w:val="0"/>
          <w:noProof w:val="0"/>
          <w:sz w:val="24"/>
          <w:szCs w:val="24"/>
          <w:lang w:val="pt-BR"/>
        </w:rPr>
        <w:t>Tratamento dos Dados</w:t>
      </w:r>
    </w:p>
    <w:p w:rsidR="5B2D4B3D" w:rsidP="4D07E197" w:rsidRDefault="5B2D4B3D" w14:paraId="458545B9" w14:textId="6DD89ABE">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B2D4B3D">
        <w:rPr>
          <w:rFonts w:ascii="Arial Nova" w:hAnsi="Arial Nova" w:eastAsia="Arial Nova" w:cs="Arial Nova"/>
          <w:b w:val="0"/>
          <w:bCs w:val="0"/>
          <w:i w:val="0"/>
          <w:iCs w:val="0"/>
          <w:noProof w:val="0"/>
          <w:sz w:val="24"/>
          <w:szCs w:val="24"/>
          <w:lang w:val="pt-BR"/>
        </w:rPr>
        <w:t>Com os dados já convertidos para formato tabular, inicia-se a etapa de tratamento. A tabela contém diversas colunas com textos que podem apresentar inconsistências, uma vez que são redigidos por servidores dos respectivos órgãos. Mesmo quando não há erros evidentes, é recomendável aplicar procedimentos de normalização, tais como:</w:t>
      </w:r>
    </w:p>
    <w:p w:rsidR="5B2D4B3D" w:rsidP="4D07E197" w:rsidRDefault="5B2D4B3D" w14:paraId="6266EF1F" w14:textId="415D6A29">
      <w:pPr>
        <w:pStyle w:val="ListParagraph"/>
        <w:numPr>
          <w:ilvl w:val="0"/>
          <w:numId w:val="4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B2D4B3D">
        <w:rPr>
          <w:rFonts w:ascii="Arial Nova" w:hAnsi="Arial Nova" w:eastAsia="Arial Nova" w:cs="Arial Nova"/>
          <w:b w:val="0"/>
          <w:bCs w:val="0"/>
          <w:i w:val="0"/>
          <w:iCs w:val="0"/>
          <w:noProof w:val="0"/>
          <w:sz w:val="24"/>
          <w:szCs w:val="24"/>
          <w:lang w:val="pt-BR"/>
        </w:rPr>
        <w:t>Exclusão de blocos de texto irrelevantes;</w:t>
      </w:r>
    </w:p>
    <w:p w:rsidR="5B2D4B3D" w:rsidP="4D07E197" w:rsidRDefault="5B2D4B3D" w14:paraId="21BF749E" w14:textId="597B8A95">
      <w:pPr>
        <w:pStyle w:val="ListParagraph"/>
        <w:numPr>
          <w:ilvl w:val="0"/>
          <w:numId w:val="4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B2D4B3D">
        <w:rPr>
          <w:rFonts w:ascii="Arial Nova" w:hAnsi="Arial Nova" w:eastAsia="Arial Nova" w:cs="Arial Nova"/>
          <w:b w:val="0"/>
          <w:bCs w:val="0"/>
          <w:i w:val="0"/>
          <w:iCs w:val="0"/>
          <w:noProof w:val="0"/>
          <w:sz w:val="24"/>
          <w:szCs w:val="24"/>
          <w:lang w:val="pt-BR"/>
        </w:rPr>
        <w:t>Remoção de números e caracteres especiais;</w:t>
      </w:r>
    </w:p>
    <w:p w:rsidR="5B2D4B3D" w:rsidP="4D07E197" w:rsidRDefault="5B2D4B3D" w14:paraId="7337A38C" w14:textId="72AC98CE">
      <w:pPr>
        <w:pStyle w:val="ListParagraph"/>
        <w:numPr>
          <w:ilvl w:val="0"/>
          <w:numId w:val="45"/>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5B2D4B3D">
        <w:rPr>
          <w:rFonts w:ascii="Arial Nova" w:hAnsi="Arial Nova" w:eastAsia="Arial Nova" w:cs="Arial Nova"/>
          <w:b w:val="0"/>
          <w:bCs w:val="0"/>
          <w:i w:val="0"/>
          <w:iCs w:val="0"/>
          <w:noProof w:val="0"/>
          <w:sz w:val="24"/>
          <w:szCs w:val="24"/>
          <w:lang w:val="pt-BR"/>
        </w:rPr>
        <w:t>Conversão de todas as letras para caixa baixa (minúsculas).</w:t>
      </w:r>
    </w:p>
    <w:p w:rsidR="5B2D4B3D" w:rsidP="4D07E197" w:rsidRDefault="5B2D4B3D" w14:paraId="1A15FFD2" w14:textId="6EF3C258">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B2D4B3D">
        <w:rPr>
          <w:rFonts w:ascii="Arial Nova" w:hAnsi="Arial Nova" w:eastAsia="Arial Nova" w:cs="Arial Nova"/>
          <w:b w:val="0"/>
          <w:bCs w:val="0"/>
          <w:i w:val="0"/>
          <w:iCs w:val="0"/>
          <w:noProof w:val="0"/>
          <w:sz w:val="24"/>
          <w:szCs w:val="24"/>
          <w:lang w:val="pt-BR"/>
        </w:rPr>
        <w:t>Essas medidas reduzem a probabilidade de erros ou imprecisões nos modelos de linguagem natural utilizados posteriormente.</w:t>
      </w:r>
    </w:p>
    <w:p w:rsidR="5B2D4B3D" w:rsidP="24592246" w:rsidRDefault="5B2D4B3D" w14:paraId="46A654D2" w14:textId="40AAC786">
      <w:pPr>
        <w:pStyle w:val="Normal"/>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6D499EB5">
        <w:rPr>
          <w:rFonts w:ascii="Arial Nova" w:hAnsi="Arial Nova" w:eastAsia="Arial Nova" w:cs="Arial Nova"/>
          <w:b w:val="0"/>
          <w:bCs w:val="0"/>
          <w:i w:val="0"/>
          <w:iCs w:val="0"/>
          <w:noProof w:val="0"/>
          <w:sz w:val="24"/>
          <w:szCs w:val="24"/>
          <w:lang w:val="pt-BR"/>
        </w:rPr>
        <w:t xml:space="preserve">Concluída essa primeira rodada de ajustes, procede-se à análise linguística detalhada dos dados. Para isso, emprega-se a biblioteca </w:t>
      </w:r>
      <w:r w:rsidRPr="24592246" w:rsidR="6D499EB5">
        <w:rPr>
          <w:rFonts w:ascii="Arial Nova" w:hAnsi="Arial Nova" w:eastAsia="Arial Nova" w:cs="Arial Nova"/>
          <w:b w:val="1"/>
          <w:bCs w:val="1"/>
          <w:i w:val="0"/>
          <w:iCs w:val="0"/>
          <w:noProof w:val="0"/>
          <w:sz w:val="24"/>
          <w:szCs w:val="24"/>
          <w:lang w:val="pt-BR"/>
        </w:rPr>
        <w:t>spaCy</w:t>
      </w:r>
      <w:r w:rsidRPr="24592246" w:rsidR="6D499EB5">
        <w:rPr>
          <w:rFonts w:ascii="Arial Nova" w:hAnsi="Arial Nova" w:eastAsia="Arial Nova" w:cs="Arial Nova"/>
          <w:b w:val="0"/>
          <w:bCs w:val="0"/>
          <w:i w:val="0"/>
          <w:iCs w:val="0"/>
          <w:noProof w:val="0"/>
          <w:sz w:val="24"/>
          <w:szCs w:val="24"/>
          <w:lang w:val="pt-BR"/>
        </w:rPr>
        <w:t>,</w:t>
      </w:r>
      <w:r w:rsidRPr="24592246" w:rsidR="430A9E29">
        <w:rPr>
          <w:rFonts w:ascii="Arial Nova" w:hAnsi="Arial Nova" w:eastAsia="Arial Nova" w:cs="Arial Nova"/>
          <w:b w:val="0"/>
          <w:bCs w:val="0"/>
          <w:i w:val="0"/>
          <w:iCs w:val="0"/>
          <w:noProof w:val="0"/>
          <w:sz w:val="24"/>
          <w:szCs w:val="24"/>
          <w:lang w:val="pt-BR"/>
        </w:rPr>
        <w:t xml:space="preserve"> nativa da linguagem Python,</w:t>
      </w:r>
      <w:r w:rsidRPr="24592246" w:rsidR="6D499EB5">
        <w:rPr>
          <w:rFonts w:ascii="Arial Nova" w:hAnsi="Arial Nova" w:eastAsia="Arial Nova" w:cs="Arial Nova"/>
          <w:b w:val="0"/>
          <w:bCs w:val="0"/>
          <w:i w:val="0"/>
          <w:iCs w:val="0"/>
          <w:noProof w:val="0"/>
          <w:sz w:val="24"/>
          <w:szCs w:val="24"/>
          <w:lang w:val="pt-BR"/>
        </w:rPr>
        <w:t xml:space="preserve"> utilizando especificamente o modelo </w:t>
      </w:r>
      <w:r w:rsidRPr="24592246" w:rsidR="6D499EB5">
        <w:rPr>
          <w:rFonts w:ascii="Arial Nova" w:hAnsi="Arial Nova" w:eastAsia="Arial Nova" w:cs="Arial Nova"/>
          <w:b w:val="1"/>
          <w:bCs w:val="1"/>
          <w:i w:val="0"/>
          <w:iCs w:val="0"/>
          <w:noProof w:val="0"/>
          <w:sz w:val="24"/>
          <w:szCs w:val="24"/>
          <w:lang w:val="pt-BR"/>
        </w:rPr>
        <w:t>pt_core_news_lg</w:t>
      </w:r>
      <w:r w:rsidRPr="24592246" w:rsidR="6D499EB5">
        <w:rPr>
          <w:rFonts w:ascii="Arial Nova" w:hAnsi="Arial Nova" w:eastAsia="Arial Nova" w:cs="Arial Nova"/>
          <w:b w:val="0"/>
          <w:bCs w:val="0"/>
          <w:i w:val="0"/>
          <w:iCs w:val="0"/>
          <w:noProof w:val="0"/>
          <w:sz w:val="24"/>
          <w:szCs w:val="24"/>
          <w:lang w:val="pt-BR"/>
        </w:rPr>
        <w:t>. Esse modelo permite a classificação morfológica e sintática de cada pala</w:t>
      </w:r>
      <w:r w:rsidRPr="24592246" w:rsidR="6D499EB5">
        <w:rPr>
          <w:rFonts w:ascii="Arial Nova" w:hAnsi="Arial Nova" w:eastAsia="Arial Nova" w:cs="Arial Nova"/>
          <w:b w:val="0"/>
          <w:bCs w:val="0"/>
          <w:i w:val="0"/>
          <w:iCs w:val="0"/>
          <w:noProof w:val="0"/>
          <w:sz w:val="24"/>
          <w:szCs w:val="24"/>
          <w:lang w:val="pt-BR"/>
        </w:rPr>
        <w:t>vra presente no</w:t>
      </w:r>
      <w:r w:rsidRPr="24592246" w:rsidR="6D499EB5">
        <w:rPr>
          <w:rFonts w:ascii="Arial Nova" w:hAnsi="Arial Nova" w:eastAsia="Arial Nova" w:cs="Arial Nova"/>
          <w:b w:val="0"/>
          <w:bCs w:val="0"/>
          <w:i w:val="0"/>
          <w:iCs w:val="0"/>
          <w:noProof w:val="0"/>
          <w:sz w:val="24"/>
          <w:szCs w:val="24"/>
          <w:lang w:val="pt-BR"/>
        </w:rPr>
        <w:t>s textos das colunas, incluindo pontuação e símbol</w:t>
      </w:r>
      <w:r w:rsidRPr="24592246" w:rsidR="6D499EB5">
        <w:rPr>
          <w:rFonts w:ascii="Arial Nova" w:hAnsi="Arial Nova" w:eastAsia="Arial Nova" w:cs="Arial Nova"/>
          <w:b w:val="0"/>
          <w:bCs w:val="0"/>
          <w:i w:val="0"/>
          <w:iCs w:val="0"/>
          <w:noProof w:val="0"/>
          <w:sz w:val="24"/>
          <w:szCs w:val="24"/>
          <w:lang w:val="pt-BR"/>
        </w:rPr>
        <w:t>os. O foco</w:t>
      </w:r>
      <w:r w:rsidRPr="24592246" w:rsidR="6D499EB5">
        <w:rPr>
          <w:rFonts w:ascii="Arial Nova" w:hAnsi="Arial Nova" w:eastAsia="Arial Nova" w:cs="Arial Nova"/>
          <w:b w:val="0"/>
          <w:bCs w:val="0"/>
          <w:i w:val="0"/>
          <w:iCs w:val="0"/>
          <w:noProof w:val="0"/>
          <w:sz w:val="24"/>
          <w:szCs w:val="24"/>
          <w:lang w:val="pt-BR"/>
        </w:rPr>
        <w:t xml:space="preserve"> inicial recai sobre os </w:t>
      </w:r>
      <w:r w:rsidRPr="24592246" w:rsidR="6D499EB5">
        <w:rPr>
          <w:rFonts w:ascii="Arial Nova" w:hAnsi="Arial Nova" w:eastAsia="Arial Nova" w:cs="Arial Nova"/>
          <w:b w:val="1"/>
          <w:bCs w:val="1"/>
          <w:i w:val="0"/>
          <w:iCs w:val="0"/>
          <w:noProof w:val="0"/>
          <w:sz w:val="24"/>
          <w:szCs w:val="24"/>
          <w:lang w:val="pt-BR"/>
        </w:rPr>
        <w:t>verbos</w:t>
      </w:r>
      <w:r w:rsidRPr="24592246" w:rsidR="6D499EB5">
        <w:rPr>
          <w:rFonts w:ascii="Arial Nova" w:hAnsi="Arial Nova" w:eastAsia="Arial Nova" w:cs="Arial Nova"/>
          <w:b w:val="0"/>
          <w:bCs w:val="0"/>
          <w:i w:val="0"/>
          <w:iCs w:val="0"/>
          <w:noProof w:val="0"/>
          <w:sz w:val="24"/>
          <w:szCs w:val="24"/>
          <w:lang w:val="pt-BR"/>
        </w:rPr>
        <w:t>, pois cada etapa dos serviços descreve ações a serem executadas pelo usuário ou pelo governo, e os verbos representam essas ações de forma precisa. Assim, realiza-se um filtro para que apenas os verbos permaneçam na tabela.</w:t>
      </w:r>
    </w:p>
    <w:p w:rsidR="5B2D4B3D" w:rsidP="4D07E197" w:rsidRDefault="5B2D4B3D" w14:paraId="4B99A7F3" w14:textId="6EC5DFAF">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5B2D4B3D">
        <w:rPr>
          <w:rFonts w:ascii="Arial Nova" w:hAnsi="Arial Nova" w:eastAsia="Arial Nova" w:cs="Arial Nova"/>
          <w:b w:val="0"/>
          <w:bCs w:val="0"/>
          <w:i w:val="0"/>
          <w:iCs w:val="0"/>
          <w:noProof w:val="0"/>
          <w:sz w:val="24"/>
          <w:szCs w:val="24"/>
          <w:lang w:val="pt-BR"/>
        </w:rPr>
        <w:t>Contudo, nem todas as etapas possuem verbos em seus títulos ou descrições. Nesses casos, utiliza-se a palavra mais representativa da etapa, geralmente um substantivo. Por exemplo, uma etapa pode conter o verbo “inscrever-se” no título, enquanto outra apresenta “inscrição”. Ambas são representativas, embora a segunda não seja verbo. A estrutura da tabela inclui, entre outras colunas, uma para o verbo (ou substantivo) do título da etapa e outra para os verbos (ou substantivos) da descrição. Para o título, optou-se por utilizar apenas o primeiro verbo identificado. Dessa forma, cada etapa de um serviço pode gerar uma ou mais linhas na tabela, resultantes das combinações possíveis entre o verbo do título e os verbos da descrição.</w:t>
      </w:r>
    </w:p>
    <w:p w:rsidR="537168C1" w:rsidP="24592246" w:rsidRDefault="537168C1" w14:paraId="7CFA42CB" w14:textId="456281FE">
      <w:pPr>
        <w:spacing w:before="210" w:beforeAutospacing="off" w:after="210" w:afterAutospacing="off" w:line="300" w:lineRule="auto"/>
        <w:ind/>
        <w:jc w:val="both"/>
        <w:rPr>
          <w:rFonts w:ascii="Arial Nova" w:hAnsi="Arial Nova" w:eastAsia="Arial Nova" w:cs="Arial Nova"/>
          <w:b w:val="0"/>
          <w:bCs w:val="0"/>
          <w:i w:val="0"/>
          <w:iCs w:val="0"/>
          <w:noProof w:val="0"/>
          <w:sz w:val="24"/>
          <w:szCs w:val="24"/>
          <w:lang w:val="pt-BR"/>
        </w:rPr>
      </w:pPr>
      <w:r w:rsidRPr="24592246" w:rsidR="6D499EB5">
        <w:rPr>
          <w:rFonts w:ascii="Arial Nova" w:hAnsi="Arial Nova" w:eastAsia="Arial Nova" w:cs="Arial Nova"/>
          <w:b w:val="0"/>
          <w:bCs w:val="0"/>
          <w:i w:val="0"/>
          <w:iCs w:val="0"/>
          <w:noProof w:val="0"/>
          <w:sz w:val="24"/>
          <w:szCs w:val="24"/>
          <w:lang w:val="pt-BR"/>
        </w:rPr>
        <w:t xml:space="preserve">Após a extração dos verbos, inicia-se a geração dos </w:t>
      </w:r>
      <w:r w:rsidRPr="24592246" w:rsidR="6D499EB5">
        <w:rPr>
          <w:rFonts w:ascii="Arial Nova" w:hAnsi="Arial Nova" w:eastAsia="Arial Nova" w:cs="Arial Nova"/>
          <w:b w:val="1"/>
          <w:bCs w:val="1"/>
          <w:i w:val="0"/>
          <w:iCs w:val="0"/>
          <w:noProof w:val="0"/>
          <w:sz w:val="24"/>
          <w:szCs w:val="24"/>
          <w:lang w:val="pt-BR"/>
        </w:rPr>
        <w:t>embeddings</w:t>
      </w:r>
      <w:r w:rsidRPr="24592246" w:rsidR="6D499EB5">
        <w:rPr>
          <w:rFonts w:ascii="Arial Nova" w:hAnsi="Arial Nova" w:eastAsia="Arial Nova" w:cs="Arial Nova"/>
          <w:b w:val="0"/>
          <w:bCs w:val="0"/>
          <w:i w:val="0"/>
          <w:iCs w:val="0"/>
          <w:noProof w:val="0"/>
          <w:sz w:val="24"/>
          <w:szCs w:val="24"/>
          <w:lang w:val="pt-BR"/>
        </w:rPr>
        <w:t xml:space="preserve">, que são vetores numéricos capazes de representar matematicamente as palavras. No presente caso, cada palavra é convertida em um vetor com </w:t>
      </w:r>
      <w:r w:rsidRPr="24592246" w:rsidR="6D499EB5">
        <w:rPr>
          <w:rFonts w:ascii="Arial Nova" w:hAnsi="Arial Nova" w:eastAsia="Arial Nova" w:cs="Arial Nova"/>
          <w:b w:val="0"/>
          <w:bCs w:val="0"/>
          <w:i w:val="0"/>
          <w:iCs w:val="0"/>
          <w:noProof w:val="0"/>
          <w:sz w:val="24"/>
          <w:szCs w:val="24"/>
          <w:lang w:val="pt-BR"/>
        </w:rPr>
        <w:t>trezentas dimensões</w:t>
      </w:r>
      <w:r w:rsidRPr="24592246" w:rsidR="6D499EB5">
        <w:rPr>
          <w:rFonts w:ascii="Arial Nova" w:hAnsi="Arial Nova" w:eastAsia="Arial Nova" w:cs="Arial Nova"/>
          <w:b w:val="0"/>
          <w:bCs w:val="0"/>
          <w:i w:val="0"/>
          <w:iCs w:val="0"/>
          <w:noProof w:val="0"/>
          <w:sz w:val="24"/>
          <w:szCs w:val="24"/>
          <w:lang w:val="pt-BR"/>
        </w:rPr>
        <w:t xml:space="preserve">. Para essa tarefa, utiliza-se novamente a biblioteca </w:t>
      </w:r>
      <w:r w:rsidRPr="24592246" w:rsidR="6D499EB5">
        <w:rPr>
          <w:rFonts w:ascii="Arial Nova" w:hAnsi="Arial Nova" w:eastAsia="Arial Nova" w:cs="Arial Nova"/>
          <w:b w:val="0"/>
          <w:bCs w:val="0"/>
          <w:i w:val="1"/>
          <w:iCs w:val="1"/>
          <w:noProof w:val="0"/>
          <w:sz w:val="24"/>
          <w:szCs w:val="24"/>
          <w:lang w:val="pt-BR"/>
        </w:rPr>
        <w:t>spaCy</w:t>
      </w:r>
      <w:r w:rsidRPr="24592246" w:rsidR="6D499EB5">
        <w:rPr>
          <w:rFonts w:ascii="Arial Nova" w:hAnsi="Arial Nova" w:eastAsia="Arial Nova" w:cs="Arial Nova"/>
          <w:b w:val="0"/>
          <w:bCs w:val="0"/>
          <w:i w:val="1"/>
          <w:iCs w:val="1"/>
          <w:noProof w:val="0"/>
          <w:sz w:val="24"/>
          <w:szCs w:val="24"/>
          <w:lang w:val="pt-BR"/>
        </w:rPr>
        <w:t xml:space="preserve"> </w:t>
      </w:r>
      <w:r w:rsidRPr="24592246" w:rsidR="6D499EB5">
        <w:rPr>
          <w:rFonts w:ascii="Arial Nova" w:hAnsi="Arial Nova" w:eastAsia="Arial Nova" w:cs="Arial Nova"/>
          <w:b w:val="0"/>
          <w:bCs w:val="0"/>
          <w:i w:val="0"/>
          <w:iCs w:val="0"/>
          <w:noProof w:val="0"/>
          <w:sz w:val="24"/>
          <w:szCs w:val="24"/>
          <w:lang w:val="pt-BR"/>
        </w:rPr>
        <w:t xml:space="preserve">e o pacote </w:t>
      </w:r>
      <w:r w:rsidRPr="24592246" w:rsidR="6D499EB5">
        <w:rPr>
          <w:rFonts w:ascii="Arial Nova" w:hAnsi="Arial Nova" w:eastAsia="Arial Nova" w:cs="Arial Nova"/>
          <w:b w:val="0"/>
          <w:bCs w:val="0"/>
          <w:i w:val="1"/>
          <w:iCs w:val="1"/>
          <w:noProof w:val="0"/>
          <w:sz w:val="24"/>
          <w:szCs w:val="24"/>
          <w:lang w:val="pt-BR"/>
        </w:rPr>
        <w:t>pt_core_news_lg</w:t>
      </w:r>
      <w:r w:rsidRPr="24592246" w:rsidR="6D499EB5">
        <w:rPr>
          <w:rFonts w:ascii="Arial Nova" w:hAnsi="Arial Nova" w:eastAsia="Arial Nova" w:cs="Arial Nova"/>
          <w:b w:val="0"/>
          <w:bCs w:val="0"/>
          <w:i w:val="0"/>
          <w:iCs w:val="0"/>
          <w:noProof w:val="0"/>
          <w:sz w:val="24"/>
          <w:szCs w:val="24"/>
          <w:lang w:val="pt-BR"/>
        </w:rPr>
        <w:t xml:space="preserve">, treinado em milhões de textos. Esse pacote gera </w:t>
      </w:r>
      <w:r w:rsidRPr="24592246" w:rsidR="6D499EB5">
        <w:rPr>
          <w:rFonts w:ascii="Arial Nova" w:hAnsi="Arial Nova" w:eastAsia="Arial Nova" w:cs="Arial Nova"/>
          <w:b w:val="0"/>
          <w:bCs w:val="0"/>
          <w:i w:val="1"/>
          <w:iCs w:val="1"/>
          <w:noProof w:val="0"/>
          <w:sz w:val="24"/>
          <w:szCs w:val="24"/>
          <w:lang w:val="pt-BR"/>
        </w:rPr>
        <w:t>embeddings</w:t>
      </w:r>
      <w:r w:rsidRPr="24592246" w:rsidR="6D499EB5">
        <w:rPr>
          <w:rFonts w:ascii="Arial Nova" w:hAnsi="Arial Nova" w:eastAsia="Arial Nova" w:cs="Arial Nova"/>
          <w:b w:val="0"/>
          <w:bCs w:val="0"/>
          <w:i w:val="1"/>
          <w:iCs w:val="1"/>
          <w:noProof w:val="0"/>
          <w:sz w:val="24"/>
          <w:szCs w:val="24"/>
          <w:lang w:val="pt-BR"/>
        </w:rPr>
        <w:t xml:space="preserve"> </w:t>
      </w:r>
      <w:r w:rsidRPr="24592246" w:rsidR="6D499EB5">
        <w:rPr>
          <w:rFonts w:ascii="Arial Nova" w:hAnsi="Arial Nova" w:eastAsia="Arial Nova" w:cs="Arial Nova"/>
          <w:b w:val="0"/>
          <w:bCs w:val="0"/>
          <w:i w:val="0"/>
          <w:iCs w:val="0"/>
          <w:noProof w:val="0"/>
          <w:sz w:val="24"/>
          <w:szCs w:val="24"/>
          <w:lang w:val="pt-BR"/>
        </w:rPr>
        <w:t>que posicionam cada palavra em um espaço vetorial, onde a proximidade indica similaridade semântica e a distância indica menor relação sintática. Assim, palavras semanticamente semelhantes estarão próximas nesse espaço, enquanto as menos relacionadas estarão mais distantes.</w:t>
      </w:r>
    </w:p>
    <w:p w:rsidR="24592246" w:rsidP="24592246" w:rsidRDefault="24592246" w14:paraId="75F19F4A" w14:textId="1F5A1DAC">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p>
    <w:p w:rsidR="44E7C61E" w:rsidP="4D07E197" w:rsidRDefault="44E7C61E" w14:paraId="28244DDE" w14:textId="790B936B">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Construção, Treinamento e Aplicação de Modelo Preditivo</w:t>
      </w:r>
    </w:p>
    <w:p w:rsidR="44E7C61E" w:rsidP="24592246" w:rsidRDefault="44E7C61E" w14:paraId="51A14CE0" w14:textId="22CB9B3D">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44B43F82">
        <w:rPr>
          <w:rFonts w:ascii="Arial Nova" w:hAnsi="Arial Nova" w:eastAsia="Arial Nova" w:cs="Arial Nova"/>
          <w:b w:val="0"/>
          <w:bCs w:val="0"/>
          <w:i w:val="0"/>
          <w:iCs w:val="0"/>
          <w:noProof w:val="0"/>
          <w:sz w:val="24"/>
          <w:szCs w:val="24"/>
          <w:lang w:val="pt-BR"/>
        </w:rPr>
        <w:t xml:space="preserve">O passo seguinte consiste na extração de uma amostra de serviços para a construção de um </w:t>
      </w:r>
      <w:r w:rsidRPr="24592246" w:rsidR="44B43F82">
        <w:rPr>
          <w:rFonts w:ascii="Arial Nova" w:hAnsi="Arial Nova" w:eastAsia="Arial Nova" w:cs="Arial Nova"/>
          <w:b w:val="1"/>
          <w:bCs w:val="1"/>
          <w:i w:val="0"/>
          <w:iCs w:val="0"/>
          <w:noProof w:val="0"/>
          <w:sz w:val="24"/>
          <w:szCs w:val="24"/>
          <w:lang w:val="pt-BR"/>
        </w:rPr>
        <w:t>dicionário de referência</w:t>
      </w:r>
      <w:r w:rsidRPr="24592246" w:rsidR="44B43F82">
        <w:rPr>
          <w:rFonts w:ascii="Arial Nova" w:hAnsi="Arial Nova" w:eastAsia="Arial Nova" w:cs="Arial Nova"/>
          <w:b w:val="0"/>
          <w:bCs w:val="0"/>
          <w:i w:val="0"/>
          <w:iCs w:val="0"/>
          <w:noProof w:val="0"/>
          <w:sz w:val="24"/>
          <w:szCs w:val="24"/>
          <w:lang w:val="pt-BR"/>
        </w:rPr>
        <w:t xml:space="preserve">. Com a amostra selecionada, realiza-se a leitura das etapas e procede-se à classificação de cada uma delas como </w:t>
      </w:r>
      <w:r w:rsidRPr="24592246" w:rsidR="44B43F82">
        <w:rPr>
          <w:rFonts w:ascii="Arial Nova" w:hAnsi="Arial Nova" w:eastAsia="Arial Nova" w:cs="Arial Nova"/>
          <w:b w:val="1"/>
          <w:bCs w:val="1"/>
          <w:i w:val="0"/>
          <w:iCs w:val="0"/>
          <w:noProof w:val="0"/>
          <w:sz w:val="24"/>
          <w:szCs w:val="24"/>
          <w:lang w:val="pt-BR"/>
        </w:rPr>
        <w:t>“solicitar”</w:t>
      </w:r>
      <w:r w:rsidRPr="24592246" w:rsidR="44B43F82">
        <w:rPr>
          <w:rFonts w:ascii="Arial Nova" w:hAnsi="Arial Nova" w:eastAsia="Arial Nova" w:cs="Arial Nova"/>
          <w:b w:val="0"/>
          <w:bCs w:val="0"/>
          <w:i w:val="0"/>
          <w:iCs w:val="0"/>
          <w:noProof w:val="0"/>
          <w:sz w:val="24"/>
          <w:szCs w:val="24"/>
          <w:lang w:val="pt-BR"/>
        </w:rPr>
        <w:t xml:space="preserve"> ou </w:t>
      </w:r>
      <w:r w:rsidRPr="24592246" w:rsidR="44B43F82">
        <w:rPr>
          <w:rFonts w:ascii="Arial Nova" w:hAnsi="Arial Nova" w:eastAsia="Arial Nova" w:cs="Arial Nova"/>
          <w:b w:val="1"/>
          <w:bCs w:val="1"/>
          <w:i w:val="0"/>
          <w:iCs w:val="0"/>
          <w:noProof w:val="0"/>
          <w:sz w:val="24"/>
          <w:szCs w:val="24"/>
          <w:lang w:val="pt-BR"/>
        </w:rPr>
        <w:t>“receber”</w:t>
      </w:r>
      <w:r w:rsidRPr="24592246" w:rsidR="44B43F82">
        <w:rPr>
          <w:rFonts w:ascii="Arial Nova" w:hAnsi="Arial Nova" w:eastAsia="Arial Nova" w:cs="Arial Nova"/>
          <w:b w:val="0"/>
          <w:bCs w:val="0"/>
          <w:i w:val="0"/>
          <w:iCs w:val="0"/>
          <w:noProof w:val="0"/>
          <w:sz w:val="24"/>
          <w:szCs w:val="24"/>
          <w:lang w:val="pt-BR"/>
        </w:rPr>
        <w:t xml:space="preserve">. Cabe esclarecer que, embora o modelo contemple quatro etapas possíveis, considera-se que todos os serviços possuem uma etapa do tipo </w:t>
      </w:r>
      <w:r w:rsidRPr="24592246" w:rsidR="44B43F82">
        <w:rPr>
          <w:rFonts w:ascii="Arial Nova" w:hAnsi="Arial Nova" w:eastAsia="Arial Nova" w:cs="Arial Nova"/>
          <w:b w:val="1"/>
          <w:bCs w:val="1"/>
          <w:i w:val="0"/>
          <w:iCs w:val="0"/>
          <w:noProof w:val="0"/>
          <w:sz w:val="24"/>
          <w:szCs w:val="24"/>
          <w:lang w:val="pt-BR"/>
        </w:rPr>
        <w:t>“buscar informações”</w:t>
      </w:r>
      <w:r w:rsidRPr="24592246" w:rsidR="44B43F82">
        <w:rPr>
          <w:rFonts w:ascii="Arial Nova" w:hAnsi="Arial Nova" w:eastAsia="Arial Nova" w:cs="Arial Nova"/>
          <w:b w:val="0"/>
          <w:bCs w:val="0"/>
          <w:i w:val="0"/>
          <w:iCs w:val="0"/>
          <w:noProof w:val="0"/>
          <w:sz w:val="24"/>
          <w:szCs w:val="24"/>
          <w:lang w:val="pt-BR"/>
        </w:rPr>
        <w:t xml:space="preserve"> e outra do tipo </w:t>
      </w:r>
      <w:r w:rsidRPr="24592246" w:rsidR="44B43F82">
        <w:rPr>
          <w:rFonts w:ascii="Arial Nova" w:hAnsi="Arial Nova" w:eastAsia="Arial Nova" w:cs="Arial Nova"/>
          <w:b w:val="1"/>
          <w:bCs w:val="1"/>
          <w:i w:val="0"/>
          <w:iCs w:val="0"/>
          <w:noProof w:val="0"/>
          <w:sz w:val="24"/>
          <w:szCs w:val="24"/>
          <w:lang w:val="pt-BR"/>
        </w:rPr>
        <w:t>“coletar documentos</w:t>
      </w:r>
      <w:r w:rsidRPr="24592246" w:rsidR="44B43F82">
        <w:rPr>
          <w:rFonts w:ascii="Arial Nova" w:hAnsi="Arial Nova" w:eastAsia="Arial Nova" w:cs="Arial Nova"/>
          <w:b w:val="0"/>
          <w:bCs w:val="0"/>
          <w:i w:val="0"/>
          <w:iCs w:val="0"/>
          <w:noProof w:val="0"/>
          <w:sz w:val="24"/>
          <w:szCs w:val="24"/>
          <w:lang w:val="pt-BR"/>
        </w:rPr>
        <w:t>”</w:t>
      </w:r>
      <w:r w:rsidRPr="24592246" w:rsidR="59F8E1D9">
        <w:rPr>
          <w:rFonts w:ascii="Arial Nova" w:hAnsi="Arial Nova" w:eastAsia="Arial Nova" w:cs="Arial Nova"/>
          <w:b w:val="0"/>
          <w:bCs w:val="0"/>
          <w:i w:val="0"/>
          <w:iCs w:val="0"/>
          <w:noProof w:val="0"/>
          <w:sz w:val="24"/>
          <w:szCs w:val="24"/>
          <w:lang w:val="pt-BR"/>
        </w:rPr>
        <w:t>, caso haja documentos solicitados</w:t>
      </w:r>
      <w:r w:rsidRPr="24592246" w:rsidR="44B43F82">
        <w:rPr>
          <w:rFonts w:ascii="Arial Nova" w:hAnsi="Arial Nova" w:eastAsia="Arial Nova" w:cs="Arial Nova"/>
          <w:b w:val="0"/>
          <w:bCs w:val="0"/>
          <w:i w:val="0"/>
          <w:iCs w:val="0"/>
          <w:noProof w:val="0"/>
          <w:sz w:val="24"/>
          <w:szCs w:val="24"/>
          <w:lang w:val="pt-BR"/>
        </w:rPr>
        <w:t xml:space="preserve">. Assim, apenas as quantidades de etapas dos tipos </w:t>
      </w:r>
      <w:r w:rsidRPr="24592246" w:rsidR="44B43F82">
        <w:rPr>
          <w:rFonts w:ascii="Arial Nova" w:hAnsi="Arial Nova" w:eastAsia="Arial Nova" w:cs="Arial Nova"/>
          <w:b w:val="1"/>
          <w:bCs w:val="1"/>
          <w:i w:val="0"/>
          <w:iCs w:val="0"/>
          <w:noProof w:val="0"/>
          <w:sz w:val="24"/>
          <w:szCs w:val="24"/>
          <w:lang w:val="pt-BR"/>
        </w:rPr>
        <w:t>“solicitar”</w:t>
      </w:r>
      <w:r w:rsidRPr="24592246" w:rsidR="44B43F82">
        <w:rPr>
          <w:rFonts w:ascii="Arial Nova" w:hAnsi="Arial Nova" w:eastAsia="Arial Nova" w:cs="Arial Nova"/>
          <w:b w:val="0"/>
          <w:bCs w:val="0"/>
          <w:i w:val="0"/>
          <w:iCs w:val="0"/>
          <w:noProof w:val="0"/>
          <w:sz w:val="24"/>
          <w:szCs w:val="24"/>
          <w:lang w:val="pt-BR"/>
        </w:rPr>
        <w:t xml:space="preserve"> e </w:t>
      </w:r>
      <w:r w:rsidRPr="24592246" w:rsidR="44B43F82">
        <w:rPr>
          <w:rFonts w:ascii="Arial Nova" w:hAnsi="Arial Nova" w:eastAsia="Arial Nova" w:cs="Arial Nova"/>
          <w:b w:val="1"/>
          <w:bCs w:val="1"/>
          <w:i w:val="0"/>
          <w:iCs w:val="0"/>
          <w:noProof w:val="0"/>
          <w:sz w:val="24"/>
          <w:szCs w:val="24"/>
          <w:lang w:val="pt-BR"/>
        </w:rPr>
        <w:t>“receber”</w:t>
      </w:r>
      <w:r w:rsidRPr="24592246" w:rsidR="44B43F82">
        <w:rPr>
          <w:rFonts w:ascii="Arial Nova" w:hAnsi="Arial Nova" w:eastAsia="Arial Nova" w:cs="Arial Nova"/>
          <w:b w:val="0"/>
          <w:bCs w:val="0"/>
          <w:i w:val="0"/>
          <w:iCs w:val="0"/>
          <w:noProof w:val="0"/>
          <w:sz w:val="24"/>
          <w:szCs w:val="24"/>
          <w:lang w:val="pt-BR"/>
        </w:rPr>
        <w:t xml:space="preserve"> são variáveis, sendo essas as informações obtidas na página de serviços.</w:t>
      </w:r>
    </w:p>
    <w:p w:rsidR="44E7C61E" w:rsidP="4D07E197" w:rsidRDefault="44E7C61E" w14:paraId="2EF991AD" w14:textId="51B2997A">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0"/>
          <w:bCs w:val="0"/>
          <w:i w:val="0"/>
          <w:iCs w:val="0"/>
          <w:noProof w:val="0"/>
          <w:sz w:val="24"/>
          <w:szCs w:val="24"/>
          <w:lang w:val="pt-BR"/>
        </w:rPr>
        <w:t xml:space="preserve">Após a construção do dicionário, inicia-se a elaboração do modelo preditivo. Na prática, são utilizados </w:t>
      </w:r>
      <w:r w:rsidRPr="4D07E197" w:rsidR="44E7C61E">
        <w:rPr>
          <w:rFonts w:ascii="Arial Nova" w:hAnsi="Arial Nova" w:eastAsia="Arial Nova" w:cs="Arial Nova"/>
          <w:b w:val="1"/>
          <w:bCs w:val="1"/>
          <w:i w:val="0"/>
          <w:iCs w:val="0"/>
          <w:noProof w:val="0"/>
          <w:sz w:val="24"/>
          <w:szCs w:val="24"/>
          <w:lang w:val="pt-BR"/>
        </w:rPr>
        <w:t>dois modelos distintos</w:t>
      </w:r>
      <w:r w:rsidRPr="4D07E197" w:rsidR="44E7C61E">
        <w:rPr>
          <w:rFonts w:ascii="Arial Nova" w:hAnsi="Arial Nova" w:eastAsia="Arial Nova" w:cs="Arial Nova"/>
          <w:b w:val="0"/>
          <w:bCs w:val="0"/>
          <w:i w:val="0"/>
          <w:iCs w:val="0"/>
          <w:noProof w:val="0"/>
          <w:sz w:val="24"/>
          <w:szCs w:val="24"/>
          <w:lang w:val="pt-BR"/>
        </w:rPr>
        <w:t>:</w:t>
      </w:r>
    </w:p>
    <w:p w:rsidR="44E7C61E" w:rsidP="4D07E197" w:rsidRDefault="44E7C61E" w14:paraId="7844DEBD" w14:textId="448C90F3">
      <w:pPr>
        <w:pStyle w:val="ListParagraph"/>
        <w:numPr>
          <w:ilvl w:val="0"/>
          <w:numId w:val="46"/>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Modelo principal</w:t>
      </w:r>
      <w:r w:rsidRPr="4D07E197" w:rsidR="44E7C61E">
        <w:rPr>
          <w:rFonts w:ascii="Arial Nova" w:hAnsi="Arial Nova" w:eastAsia="Arial Nova" w:cs="Arial Nova"/>
          <w:b w:val="0"/>
          <w:bCs w:val="0"/>
          <w:i w:val="0"/>
          <w:iCs w:val="0"/>
          <w:noProof w:val="0"/>
          <w:sz w:val="24"/>
          <w:szCs w:val="24"/>
          <w:lang w:val="pt-BR"/>
        </w:rPr>
        <w:t>: aplicado aos verbos do título da etapa;</w:t>
      </w:r>
    </w:p>
    <w:p w:rsidR="44E7C61E" w:rsidP="4D07E197" w:rsidRDefault="44E7C61E" w14:paraId="04D959CF" w14:textId="5D18C8C1">
      <w:pPr>
        <w:pStyle w:val="ListParagraph"/>
        <w:numPr>
          <w:ilvl w:val="0"/>
          <w:numId w:val="46"/>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Modelo secundário</w:t>
      </w:r>
      <w:r w:rsidRPr="4D07E197" w:rsidR="44E7C61E">
        <w:rPr>
          <w:rFonts w:ascii="Arial Nova" w:hAnsi="Arial Nova" w:eastAsia="Arial Nova" w:cs="Arial Nova"/>
          <w:b w:val="0"/>
          <w:bCs w:val="0"/>
          <w:i w:val="0"/>
          <w:iCs w:val="0"/>
          <w:noProof w:val="0"/>
          <w:sz w:val="24"/>
          <w:szCs w:val="24"/>
          <w:lang w:val="pt-BR"/>
        </w:rPr>
        <w:t>: aplicado aos verbos da descrição da etapa.</w:t>
      </w:r>
    </w:p>
    <w:p w:rsidR="44E7C61E" w:rsidP="24592246" w:rsidRDefault="44E7C61E" w14:paraId="036A719C" w14:textId="616E540A">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44B43F82">
        <w:rPr>
          <w:rFonts w:ascii="Arial Nova" w:hAnsi="Arial Nova" w:eastAsia="Arial Nova" w:cs="Arial Nova"/>
          <w:b w:val="0"/>
          <w:bCs w:val="0"/>
          <w:i w:val="0"/>
          <w:iCs w:val="0"/>
          <w:noProof w:val="0"/>
          <w:sz w:val="24"/>
          <w:szCs w:val="24"/>
          <w:lang w:val="pt-BR"/>
        </w:rPr>
        <w:t xml:space="preserve">Antes da aplicação dos modelos, é necessário realizar um ajuste nos dados devido ao </w:t>
      </w:r>
      <w:r w:rsidRPr="24592246" w:rsidR="44B43F82">
        <w:rPr>
          <w:rFonts w:ascii="Arial Nova" w:hAnsi="Arial Nova" w:eastAsia="Arial Nova" w:cs="Arial Nova"/>
          <w:b w:val="0"/>
          <w:bCs w:val="0"/>
          <w:i w:val="0"/>
          <w:iCs w:val="0"/>
          <w:noProof w:val="0"/>
          <w:sz w:val="24"/>
          <w:szCs w:val="24"/>
          <w:lang w:val="pt-BR"/>
        </w:rPr>
        <w:t>desbalanceamento da amostra</w:t>
      </w:r>
      <w:r w:rsidRPr="24592246" w:rsidR="44B43F82">
        <w:rPr>
          <w:rFonts w:ascii="Arial Nova" w:hAnsi="Arial Nova" w:eastAsia="Arial Nova" w:cs="Arial Nova"/>
          <w:b w:val="0"/>
          <w:bCs w:val="0"/>
          <w:i w:val="0"/>
          <w:iCs w:val="0"/>
          <w:noProof w:val="0"/>
          <w:sz w:val="24"/>
          <w:szCs w:val="24"/>
          <w:lang w:val="pt-BR"/>
        </w:rPr>
        <w:t xml:space="preserve">, caracterizado pela predominância de etapas do tipo </w:t>
      </w:r>
      <w:r w:rsidRPr="24592246" w:rsidR="44B43F82">
        <w:rPr>
          <w:rFonts w:ascii="Arial Nova" w:hAnsi="Arial Nova" w:eastAsia="Arial Nova" w:cs="Arial Nova"/>
          <w:b w:val="0"/>
          <w:bCs w:val="0"/>
          <w:i w:val="0"/>
          <w:iCs w:val="0"/>
          <w:noProof w:val="0"/>
          <w:sz w:val="24"/>
          <w:szCs w:val="24"/>
          <w:lang w:val="pt-BR"/>
        </w:rPr>
        <w:t>“solicitar”</w:t>
      </w:r>
      <w:r w:rsidRPr="24592246" w:rsidR="44B43F82">
        <w:rPr>
          <w:rFonts w:ascii="Arial Nova" w:hAnsi="Arial Nova" w:eastAsia="Arial Nova" w:cs="Arial Nova"/>
          <w:b w:val="0"/>
          <w:bCs w:val="0"/>
          <w:i w:val="0"/>
          <w:iCs w:val="0"/>
          <w:noProof w:val="0"/>
          <w:sz w:val="24"/>
          <w:szCs w:val="24"/>
          <w:lang w:val="pt-BR"/>
        </w:rPr>
        <w:t xml:space="preserve"> em relação às do tipo </w:t>
      </w:r>
      <w:r w:rsidRPr="24592246" w:rsidR="44B43F82">
        <w:rPr>
          <w:rFonts w:ascii="Arial Nova" w:hAnsi="Arial Nova" w:eastAsia="Arial Nova" w:cs="Arial Nova"/>
          <w:b w:val="0"/>
          <w:bCs w:val="0"/>
          <w:i w:val="0"/>
          <w:iCs w:val="0"/>
          <w:noProof w:val="0"/>
          <w:sz w:val="24"/>
          <w:szCs w:val="24"/>
          <w:lang w:val="pt-BR"/>
        </w:rPr>
        <w:t>“receber”</w:t>
      </w:r>
      <w:r w:rsidRPr="24592246" w:rsidR="44B43F82">
        <w:rPr>
          <w:rFonts w:ascii="Arial Nova" w:hAnsi="Arial Nova" w:eastAsia="Arial Nova" w:cs="Arial Nova"/>
          <w:b w:val="0"/>
          <w:bCs w:val="0"/>
          <w:i w:val="0"/>
          <w:iCs w:val="0"/>
          <w:noProof w:val="0"/>
          <w:sz w:val="24"/>
          <w:szCs w:val="24"/>
          <w:lang w:val="pt-BR"/>
        </w:rPr>
        <w:t>. Para corrigir essa distorção, são adotadas duas técnicas:</w:t>
      </w:r>
    </w:p>
    <w:p w:rsidR="44E7C61E" w:rsidP="4D07E197" w:rsidRDefault="44E7C61E" w14:paraId="31D2A590" w14:textId="5D4E8901">
      <w:pPr>
        <w:pStyle w:val="ListParagraph"/>
        <w:numPr>
          <w:ilvl w:val="0"/>
          <w:numId w:val="47"/>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Oversampling</w:t>
      </w:r>
      <w:r w:rsidRPr="4D07E197" w:rsidR="44E7C61E">
        <w:rPr>
          <w:rFonts w:ascii="Arial Nova" w:hAnsi="Arial Nova" w:eastAsia="Arial Nova" w:cs="Arial Nova"/>
          <w:b w:val="0"/>
          <w:bCs w:val="0"/>
          <w:i w:val="0"/>
          <w:iCs w:val="0"/>
          <w:noProof w:val="0"/>
          <w:sz w:val="24"/>
          <w:szCs w:val="24"/>
          <w:lang w:val="pt-BR"/>
        </w:rPr>
        <w:t>: duplicação das linhas correspondentes à classe minoritária (“receber”);</w:t>
      </w:r>
    </w:p>
    <w:p w:rsidR="44E7C61E" w:rsidP="4D07E197" w:rsidRDefault="44E7C61E" w14:paraId="67BF125A" w14:textId="113E0055">
      <w:pPr>
        <w:pStyle w:val="ListParagraph"/>
        <w:numPr>
          <w:ilvl w:val="0"/>
          <w:numId w:val="47"/>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SMOTE (</w:t>
      </w:r>
      <w:r w:rsidRPr="4D07E197" w:rsidR="44E7C61E">
        <w:rPr>
          <w:rFonts w:ascii="Arial Nova" w:hAnsi="Arial Nova" w:eastAsia="Arial Nova" w:cs="Arial Nova"/>
          <w:b w:val="1"/>
          <w:bCs w:val="1"/>
          <w:i w:val="0"/>
          <w:iCs w:val="0"/>
          <w:noProof w:val="0"/>
          <w:sz w:val="24"/>
          <w:szCs w:val="24"/>
          <w:lang w:val="pt-BR"/>
        </w:rPr>
        <w:t>Synthetic</w:t>
      </w:r>
      <w:r w:rsidRPr="4D07E197" w:rsidR="44E7C61E">
        <w:rPr>
          <w:rFonts w:ascii="Arial Nova" w:hAnsi="Arial Nova" w:eastAsia="Arial Nova" w:cs="Arial Nova"/>
          <w:b w:val="1"/>
          <w:bCs w:val="1"/>
          <w:i w:val="0"/>
          <w:iCs w:val="0"/>
          <w:noProof w:val="0"/>
          <w:sz w:val="24"/>
          <w:szCs w:val="24"/>
          <w:lang w:val="pt-BR"/>
        </w:rPr>
        <w:t xml:space="preserve"> </w:t>
      </w:r>
      <w:r w:rsidRPr="4D07E197" w:rsidR="44E7C61E">
        <w:rPr>
          <w:rFonts w:ascii="Arial Nova" w:hAnsi="Arial Nova" w:eastAsia="Arial Nova" w:cs="Arial Nova"/>
          <w:b w:val="1"/>
          <w:bCs w:val="1"/>
          <w:i w:val="0"/>
          <w:iCs w:val="0"/>
          <w:noProof w:val="0"/>
          <w:sz w:val="24"/>
          <w:szCs w:val="24"/>
          <w:lang w:val="pt-BR"/>
        </w:rPr>
        <w:t>Minority</w:t>
      </w:r>
      <w:r w:rsidRPr="4D07E197" w:rsidR="44E7C61E">
        <w:rPr>
          <w:rFonts w:ascii="Arial Nova" w:hAnsi="Arial Nova" w:eastAsia="Arial Nova" w:cs="Arial Nova"/>
          <w:b w:val="1"/>
          <w:bCs w:val="1"/>
          <w:i w:val="0"/>
          <w:iCs w:val="0"/>
          <w:noProof w:val="0"/>
          <w:sz w:val="24"/>
          <w:szCs w:val="24"/>
          <w:lang w:val="pt-BR"/>
        </w:rPr>
        <w:t xml:space="preserve"> Over-</w:t>
      </w:r>
      <w:r w:rsidRPr="4D07E197" w:rsidR="44E7C61E">
        <w:rPr>
          <w:rFonts w:ascii="Arial Nova" w:hAnsi="Arial Nova" w:eastAsia="Arial Nova" w:cs="Arial Nova"/>
          <w:b w:val="1"/>
          <w:bCs w:val="1"/>
          <w:i w:val="0"/>
          <w:iCs w:val="0"/>
          <w:noProof w:val="0"/>
          <w:sz w:val="24"/>
          <w:szCs w:val="24"/>
          <w:lang w:val="pt-BR"/>
        </w:rPr>
        <w:t>Sampling</w:t>
      </w:r>
      <w:r w:rsidRPr="4D07E197" w:rsidR="44E7C61E">
        <w:rPr>
          <w:rFonts w:ascii="Arial Nova" w:hAnsi="Arial Nova" w:eastAsia="Arial Nova" w:cs="Arial Nova"/>
          <w:b w:val="1"/>
          <w:bCs w:val="1"/>
          <w:i w:val="0"/>
          <w:iCs w:val="0"/>
          <w:noProof w:val="0"/>
          <w:sz w:val="24"/>
          <w:szCs w:val="24"/>
          <w:lang w:val="pt-BR"/>
        </w:rPr>
        <w:t xml:space="preserve"> </w:t>
      </w:r>
      <w:r w:rsidRPr="4D07E197" w:rsidR="44E7C61E">
        <w:rPr>
          <w:rFonts w:ascii="Arial Nova" w:hAnsi="Arial Nova" w:eastAsia="Arial Nova" w:cs="Arial Nova"/>
          <w:b w:val="1"/>
          <w:bCs w:val="1"/>
          <w:i w:val="0"/>
          <w:iCs w:val="0"/>
          <w:noProof w:val="0"/>
          <w:sz w:val="24"/>
          <w:szCs w:val="24"/>
          <w:lang w:val="pt-BR"/>
        </w:rPr>
        <w:t>Technique</w:t>
      </w:r>
      <w:r w:rsidRPr="4D07E197" w:rsidR="44E7C61E">
        <w:rPr>
          <w:rFonts w:ascii="Arial Nova" w:hAnsi="Arial Nova" w:eastAsia="Arial Nova" w:cs="Arial Nova"/>
          <w:b w:val="1"/>
          <w:bCs w:val="1"/>
          <w:i w:val="0"/>
          <w:iCs w:val="0"/>
          <w:noProof w:val="0"/>
          <w:sz w:val="24"/>
          <w:szCs w:val="24"/>
          <w:lang w:val="pt-BR"/>
        </w:rPr>
        <w:t>)</w:t>
      </w:r>
      <w:r w:rsidRPr="4D07E197" w:rsidR="44E7C61E">
        <w:rPr>
          <w:rFonts w:ascii="Arial Nova" w:hAnsi="Arial Nova" w:eastAsia="Arial Nova" w:cs="Arial Nova"/>
          <w:b w:val="0"/>
          <w:bCs w:val="0"/>
          <w:i w:val="0"/>
          <w:iCs w:val="0"/>
          <w:noProof w:val="0"/>
          <w:sz w:val="24"/>
          <w:szCs w:val="24"/>
          <w:lang w:val="pt-BR"/>
        </w:rPr>
        <w:t>: criação de dados sintéticos, gerados a partir da interpolação entre pontos existentes, garantindo maior equilíbrio na amostra.</w:t>
      </w:r>
    </w:p>
    <w:p w:rsidR="44E7C61E" w:rsidP="4D07E197" w:rsidRDefault="44E7C61E" w14:paraId="7E8EEDFD" w14:textId="0567FA26">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0"/>
          <w:bCs w:val="0"/>
          <w:i w:val="0"/>
          <w:iCs w:val="0"/>
          <w:noProof w:val="0"/>
          <w:sz w:val="24"/>
          <w:szCs w:val="24"/>
          <w:lang w:val="pt-BR"/>
        </w:rPr>
        <w:t>Concluído o balanceamento, procede-se à divisão do dicionário em duas subamostras:</w:t>
      </w:r>
    </w:p>
    <w:p w:rsidR="44E7C61E" w:rsidP="4D07E197" w:rsidRDefault="44E7C61E" w14:paraId="07867A15" w14:textId="5955E015">
      <w:pPr>
        <w:pStyle w:val="ListParagraph"/>
        <w:numPr>
          <w:ilvl w:val="0"/>
          <w:numId w:val="48"/>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Treino</w:t>
      </w:r>
      <w:r w:rsidRPr="4D07E197" w:rsidR="44E7C61E">
        <w:rPr>
          <w:rFonts w:ascii="Arial Nova" w:hAnsi="Arial Nova" w:eastAsia="Arial Nova" w:cs="Arial Nova"/>
          <w:b w:val="0"/>
          <w:bCs w:val="0"/>
          <w:i w:val="0"/>
          <w:iCs w:val="0"/>
          <w:noProof w:val="0"/>
          <w:sz w:val="24"/>
          <w:szCs w:val="24"/>
          <w:lang w:val="pt-BR"/>
        </w:rPr>
        <w:t>: utilizada para o aprendizado do modelo;</w:t>
      </w:r>
    </w:p>
    <w:p w:rsidR="44E7C61E" w:rsidP="4D07E197" w:rsidRDefault="44E7C61E" w14:paraId="0EBF2FF5" w14:textId="4F4A1391">
      <w:pPr>
        <w:pStyle w:val="ListParagraph"/>
        <w:numPr>
          <w:ilvl w:val="0"/>
          <w:numId w:val="48"/>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Teste</w:t>
      </w:r>
      <w:r w:rsidRPr="4D07E197" w:rsidR="44E7C61E">
        <w:rPr>
          <w:rFonts w:ascii="Arial Nova" w:hAnsi="Arial Nova" w:eastAsia="Arial Nova" w:cs="Arial Nova"/>
          <w:b w:val="0"/>
          <w:bCs w:val="0"/>
          <w:i w:val="0"/>
          <w:iCs w:val="0"/>
          <w:noProof w:val="0"/>
          <w:sz w:val="24"/>
          <w:szCs w:val="24"/>
          <w:lang w:val="pt-BR"/>
        </w:rPr>
        <w:t>: destinada à validação dos resultados preditivos.</w:t>
      </w:r>
    </w:p>
    <w:p w:rsidR="44E7C61E" w:rsidP="24592246" w:rsidRDefault="44E7C61E" w14:paraId="722E2D0F" w14:textId="7013CE3C">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44B43F82">
        <w:rPr>
          <w:rFonts w:ascii="Arial Nova" w:hAnsi="Arial Nova" w:eastAsia="Arial Nova" w:cs="Arial Nova"/>
          <w:b w:val="0"/>
          <w:bCs w:val="0"/>
          <w:i w:val="0"/>
          <w:iCs w:val="0"/>
          <w:noProof w:val="0"/>
          <w:sz w:val="24"/>
          <w:szCs w:val="24"/>
          <w:lang w:val="pt-BR"/>
        </w:rPr>
        <w:t xml:space="preserve">O modelo estabelece uma relação entre os </w:t>
      </w:r>
      <w:r w:rsidRPr="24592246" w:rsidR="44B43F82">
        <w:rPr>
          <w:rFonts w:ascii="Arial Nova" w:hAnsi="Arial Nova" w:eastAsia="Arial Nova" w:cs="Arial Nova"/>
          <w:b w:val="0"/>
          <w:bCs w:val="0"/>
          <w:i w:val="1"/>
          <w:iCs w:val="1"/>
          <w:noProof w:val="0"/>
          <w:sz w:val="24"/>
          <w:szCs w:val="24"/>
          <w:lang w:val="pt-BR"/>
        </w:rPr>
        <w:t>embedding</w:t>
      </w:r>
      <w:r w:rsidRPr="24592246" w:rsidR="44B43F82">
        <w:rPr>
          <w:rFonts w:ascii="Arial Nova" w:hAnsi="Arial Nova" w:eastAsia="Arial Nova" w:cs="Arial Nova"/>
          <w:b w:val="0"/>
          <w:bCs w:val="0"/>
          <w:i w:val="1"/>
          <w:iCs w:val="1"/>
          <w:noProof w:val="0"/>
          <w:sz w:val="24"/>
          <w:szCs w:val="24"/>
          <w:lang w:val="pt-BR"/>
        </w:rPr>
        <w:t>s</w:t>
      </w:r>
      <w:r w:rsidRPr="24592246" w:rsidR="44B43F82">
        <w:rPr>
          <w:rFonts w:ascii="Arial Nova" w:hAnsi="Arial Nova" w:eastAsia="Arial Nova" w:cs="Arial Nova"/>
          <w:b w:val="0"/>
          <w:bCs w:val="0"/>
          <w:i w:val="1"/>
          <w:iCs w:val="1"/>
          <w:noProof w:val="0"/>
          <w:sz w:val="24"/>
          <w:szCs w:val="24"/>
          <w:lang w:val="pt-BR"/>
        </w:rPr>
        <w:t xml:space="preserve"> </w:t>
      </w:r>
      <w:r w:rsidRPr="24592246" w:rsidR="44B43F82">
        <w:rPr>
          <w:rFonts w:ascii="Arial Nova" w:hAnsi="Arial Nova" w:eastAsia="Arial Nova" w:cs="Arial Nova"/>
          <w:b w:val="0"/>
          <w:bCs w:val="0"/>
          <w:i w:val="0"/>
          <w:iCs w:val="0"/>
          <w:noProof w:val="0"/>
          <w:sz w:val="24"/>
          <w:szCs w:val="24"/>
          <w:lang w:val="pt-BR"/>
        </w:rPr>
        <w:t>dos verbo</w:t>
      </w:r>
      <w:r w:rsidRPr="24592246" w:rsidR="44B43F82">
        <w:rPr>
          <w:rFonts w:ascii="Arial Nova" w:hAnsi="Arial Nova" w:eastAsia="Arial Nova" w:cs="Arial Nova"/>
          <w:b w:val="0"/>
          <w:bCs w:val="0"/>
          <w:i w:val="0"/>
          <w:iCs w:val="0"/>
          <w:noProof w:val="0"/>
          <w:sz w:val="24"/>
          <w:szCs w:val="24"/>
          <w:lang w:val="pt-BR"/>
        </w:rPr>
        <w:t>s</w:t>
      </w:r>
      <w:r w:rsidRPr="24592246" w:rsidR="44B43F82">
        <w:rPr>
          <w:rFonts w:ascii="Arial Nova" w:hAnsi="Arial Nova" w:eastAsia="Arial Nova" w:cs="Arial Nova"/>
          <w:b w:val="0"/>
          <w:bCs w:val="0"/>
          <w:i w:val="0"/>
          <w:iCs w:val="0"/>
          <w:noProof w:val="0"/>
          <w:sz w:val="24"/>
          <w:szCs w:val="24"/>
          <w:lang w:val="pt-BR"/>
        </w:rPr>
        <w:t xml:space="preserve"> e a </w:t>
      </w:r>
      <w:r w:rsidRPr="24592246" w:rsidR="44B43F82">
        <w:rPr>
          <w:rFonts w:ascii="Arial Nova" w:hAnsi="Arial Nova" w:eastAsia="Arial Nova" w:cs="Arial Nova"/>
          <w:b w:val="0"/>
          <w:bCs w:val="0"/>
          <w:i w:val="0"/>
          <w:iCs w:val="0"/>
          <w:noProof w:val="0"/>
          <w:sz w:val="24"/>
          <w:szCs w:val="24"/>
          <w:lang w:val="pt-BR"/>
        </w:rPr>
        <w:t>classificação manual das etapas</w:t>
      </w:r>
      <w:r w:rsidRPr="24592246" w:rsidR="44B43F82">
        <w:rPr>
          <w:rFonts w:ascii="Arial Nova" w:hAnsi="Arial Nova" w:eastAsia="Arial Nova" w:cs="Arial Nova"/>
          <w:b w:val="0"/>
          <w:bCs w:val="0"/>
          <w:i w:val="0"/>
          <w:iCs w:val="0"/>
          <w:noProof w:val="0"/>
          <w:sz w:val="24"/>
          <w:szCs w:val="24"/>
          <w:lang w:val="pt-BR"/>
        </w:rPr>
        <w:t xml:space="preserve"> realizada durante a construção do dicionário, caracterizando um </w:t>
      </w:r>
      <w:r w:rsidRPr="24592246" w:rsidR="44B43F82">
        <w:rPr>
          <w:rFonts w:ascii="Arial Nova" w:hAnsi="Arial Nova" w:eastAsia="Arial Nova" w:cs="Arial Nova"/>
          <w:b w:val="1"/>
          <w:bCs w:val="1"/>
          <w:i w:val="0"/>
          <w:iCs w:val="0"/>
          <w:noProof w:val="0"/>
          <w:sz w:val="24"/>
          <w:szCs w:val="24"/>
          <w:lang w:val="pt-BR"/>
        </w:rPr>
        <w:t>modelo supervisionado de classificação</w:t>
      </w:r>
      <w:r w:rsidRPr="24592246" w:rsidR="44B43F82">
        <w:rPr>
          <w:rFonts w:ascii="Arial Nova" w:hAnsi="Arial Nova" w:eastAsia="Arial Nova" w:cs="Arial Nova"/>
          <w:b w:val="0"/>
          <w:bCs w:val="0"/>
          <w:i w:val="0"/>
          <w:iCs w:val="0"/>
          <w:noProof w:val="0"/>
          <w:sz w:val="24"/>
          <w:szCs w:val="24"/>
          <w:lang w:val="pt-BR"/>
        </w:rPr>
        <w:t>. Esse processo é aplicado tanto ao modelo principal quanto ao secundário.</w:t>
      </w:r>
    </w:p>
    <w:p w:rsidR="44E7C61E" w:rsidP="24592246" w:rsidRDefault="44E7C61E" w14:paraId="4811E323" w14:textId="04DA8FED">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44B43F82">
        <w:rPr>
          <w:rFonts w:ascii="Arial Nova" w:hAnsi="Arial Nova" w:eastAsia="Arial Nova" w:cs="Arial Nova"/>
          <w:b w:val="0"/>
          <w:bCs w:val="0"/>
          <w:i w:val="0"/>
          <w:iCs w:val="0"/>
          <w:noProof w:val="0"/>
          <w:sz w:val="24"/>
          <w:szCs w:val="24"/>
          <w:lang w:val="pt-BR"/>
        </w:rPr>
        <w:t xml:space="preserve">Para a implementação, optou-se pelo algoritmo </w:t>
      </w:r>
      <w:r w:rsidRPr="24592246" w:rsidR="44B43F82">
        <w:rPr>
          <w:rFonts w:ascii="Arial Nova" w:hAnsi="Arial Nova" w:eastAsia="Arial Nova" w:cs="Arial Nova"/>
          <w:b w:val="1"/>
          <w:bCs w:val="1"/>
          <w:i w:val="0"/>
          <w:iCs w:val="0"/>
          <w:noProof w:val="0"/>
          <w:sz w:val="24"/>
          <w:szCs w:val="24"/>
          <w:lang w:val="pt-BR"/>
        </w:rPr>
        <w:t>XGBoost</w:t>
      </w:r>
      <w:r w:rsidRPr="24592246" w:rsidR="44B43F82">
        <w:rPr>
          <w:rFonts w:ascii="Arial Nova" w:hAnsi="Arial Nova" w:eastAsia="Arial Nova" w:cs="Arial Nova"/>
          <w:b w:val="1"/>
          <w:bCs w:val="1"/>
          <w:i w:val="0"/>
          <w:iCs w:val="0"/>
          <w:noProof w:val="0"/>
          <w:sz w:val="24"/>
          <w:szCs w:val="24"/>
          <w:lang w:val="pt-BR"/>
        </w:rPr>
        <w:t xml:space="preserve"> (</w:t>
      </w:r>
      <w:r w:rsidRPr="24592246" w:rsidR="44B43F82">
        <w:rPr>
          <w:rFonts w:ascii="Arial Nova" w:hAnsi="Arial Nova" w:eastAsia="Arial Nova" w:cs="Arial Nova"/>
          <w:b w:val="1"/>
          <w:bCs w:val="1"/>
          <w:i w:val="0"/>
          <w:iCs w:val="0"/>
          <w:noProof w:val="0"/>
          <w:sz w:val="24"/>
          <w:szCs w:val="24"/>
          <w:lang w:val="pt-BR"/>
        </w:rPr>
        <w:t>eXtreme</w:t>
      </w:r>
      <w:r w:rsidRPr="24592246" w:rsidR="44B43F82">
        <w:rPr>
          <w:rFonts w:ascii="Arial Nova" w:hAnsi="Arial Nova" w:eastAsia="Arial Nova" w:cs="Arial Nova"/>
          <w:b w:val="1"/>
          <w:bCs w:val="1"/>
          <w:i w:val="0"/>
          <w:iCs w:val="0"/>
          <w:noProof w:val="0"/>
          <w:sz w:val="24"/>
          <w:szCs w:val="24"/>
          <w:lang w:val="pt-BR"/>
        </w:rPr>
        <w:t xml:space="preserve"> </w:t>
      </w:r>
      <w:r w:rsidRPr="24592246" w:rsidR="44B43F82">
        <w:rPr>
          <w:rFonts w:ascii="Arial Nova" w:hAnsi="Arial Nova" w:eastAsia="Arial Nova" w:cs="Arial Nova"/>
          <w:b w:val="1"/>
          <w:bCs w:val="1"/>
          <w:i w:val="0"/>
          <w:iCs w:val="0"/>
          <w:noProof w:val="0"/>
          <w:sz w:val="24"/>
          <w:szCs w:val="24"/>
          <w:lang w:val="pt-BR"/>
        </w:rPr>
        <w:t>Gradient</w:t>
      </w:r>
      <w:r w:rsidRPr="24592246" w:rsidR="44B43F82">
        <w:rPr>
          <w:rFonts w:ascii="Arial Nova" w:hAnsi="Arial Nova" w:eastAsia="Arial Nova" w:cs="Arial Nova"/>
          <w:b w:val="1"/>
          <w:bCs w:val="1"/>
          <w:i w:val="0"/>
          <w:iCs w:val="0"/>
          <w:noProof w:val="0"/>
          <w:sz w:val="24"/>
          <w:szCs w:val="24"/>
          <w:lang w:val="pt-BR"/>
        </w:rPr>
        <w:t xml:space="preserve"> </w:t>
      </w:r>
      <w:r w:rsidRPr="24592246" w:rsidR="44B43F82">
        <w:rPr>
          <w:rFonts w:ascii="Arial Nova" w:hAnsi="Arial Nova" w:eastAsia="Arial Nova" w:cs="Arial Nova"/>
          <w:b w:val="1"/>
          <w:bCs w:val="1"/>
          <w:i w:val="0"/>
          <w:iCs w:val="0"/>
          <w:noProof w:val="0"/>
          <w:sz w:val="24"/>
          <w:szCs w:val="24"/>
          <w:lang w:val="pt-BR"/>
        </w:rPr>
        <w:t>Boosting</w:t>
      </w:r>
      <w:r w:rsidRPr="24592246" w:rsidR="44B43F82">
        <w:rPr>
          <w:rFonts w:ascii="Arial Nova" w:hAnsi="Arial Nova" w:eastAsia="Arial Nova" w:cs="Arial Nova"/>
          <w:b w:val="1"/>
          <w:bCs w:val="1"/>
          <w:i w:val="0"/>
          <w:iCs w:val="0"/>
          <w:noProof w:val="0"/>
          <w:sz w:val="24"/>
          <w:szCs w:val="24"/>
          <w:lang w:val="pt-BR"/>
        </w:rPr>
        <w:t>)</w:t>
      </w:r>
      <w:r w:rsidRPr="24592246" w:rsidR="44B43F82">
        <w:rPr>
          <w:rFonts w:ascii="Arial Nova" w:hAnsi="Arial Nova" w:eastAsia="Arial Nova" w:cs="Arial Nova"/>
          <w:b w:val="0"/>
          <w:bCs w:val="0"/>
          <w:i w:val="0"/>
          <w:iCs w:val="0"/>
          <w:noProof w:val="0"/>
          <w:sz w:val="24"/>
          <w:szCs w:val="24"/>
          <w:lang w:val="pt-BR"/>
        </w:rPr>
        <w:t>, que constrói múltiplas árvores de decisão em sequência, cada uma corrigindo os erros da anterior.</w:t>
      </w:r>
      <w:r w:rsidRPr="24592246" w:rsidR="1DE3BC18">
        <w:rPr>
          <w:rFonts w:ascii="Arial Nova" w:hAnsi="Arial Nova" w:eastAsia="Arial Nova" w:cs="Arial Nova"/>
          <w:b w:val="0"/>
          <w:bCs w:val="0"/>
          <w:i w:val="0"/>
          <w:iCs w:val="0"/>
          <w:noProof w:val="0"/>
          <w:sz w:val="24"/>
          <w:szCs w:val="24"/>
          <w:lang w:val="pt-BR"/>
        </w:rPr>
        <w:t xml:space="preserve"> A documentação do modelo se encontra em: </w:t>
      </w:r>
      <w:hyperlink r:id="Rb97ec955eec94870">
        <w:r w:rsidRPr="24592246" w:rsidR="1DE3BC18">
          <w:rPr>
            <w:rStyle w:val="Hyperlink"/>
            <w:rFonts w:ascii="Arial Nova" w:hAnsi="Arial Nova" w:eastAsia="Arial Nova" w:cs="Arial Nova"/>
            <w:b w:val="0"/>
            <w:bCs w:val="0"/>
            <w:i w:val="0"/>
            <w:iCs w:val="0"/>
            <w:noProof w:val="0"/>
            <w:sz w:val="24"/>
            <w:szCs w:val="24"/>
            <w:lang w:val="pt-BR"/>
          </w:rPr>
          <w:t>https://xgboost.readthedocs.io/</w:t>
        </w:r>
        <w:r w:rsidRPr="24592246" w:rsidR="1DE3BC18">
          <w:rPr>
            <w:rStyle w:val="Hyperlink"/>
            <w:rFonts w:ascii="Arial Nova" w:hAnsi="Arial Nova" w:eastAsia="Arial Nova" w:cs="Arial Nova"/>
            <w:b w:val="0"/>
            <w:bCs w:val="0"/>
            <w:i w:val="0"/>
            <w:iCs w:val="0"/>
            <w:noProof w:val="0"/>
            <w:sz w:val="24"/>
            <w:szCs w:val="24"/>
            <w:lang w:val="pt-BR"/>
          </w:rPr>
          <w:t>en</w:t>
        </w:r>
        <w:r w:rsidRPr="24592246" w:rsidR="1DE3BC18">
          <w:rPr>
            <w:rStyle w:val="Hyperlink"/>
            <w:rFonts w:ascii="Arial Nova" w:hAnsi="Arial Nova" w:eastAsia="Arial Nova" w:cs="Arial Nova"/>
            <w:b w:val="0"/>
            <w:bCs w:val="0"/>
            <w:i w:val="0"/>
            <w:iCs w:val="0"/>
            <w:noProof w:val="0"/>
            <w:sz w:val="24"/>
            <w:szCs w:val="24"/>
            <w:lang w:val="pt-BR"/>
          </w:rPr>
          <w:t>/</w:t>
        </w:r>
        <w:r w:rsidRPr="24592246" w:rsidR="1DE3BC18">
          <w:rPr>
            <w:rStyle w:val="Hyperlink"/>
            <w:rFonts w:ascii="Arial Nova" w:hAnsi="Arial Nova" w:eastAsia="Arial Nova" w:cs="Arial Nova"/>
            <w:b w:val="0"/>
            <w:bCs w:val="0"/>
            <w:i w:val="0"/>
            <w:iCs w:val="0"/>
            <w:noProof w:val="0"/>
            <w:sz w:val="24"/>
            <w:szCs w:val="24"/>
            <w:lang w:val="pt-BR"/>
          </w:rPr>
          <w:t>stable</w:t>
        </w:r>
        <w:r w:rsidRPr="24592246" w:rsidR="1DE3BC18">
          <w:rPr>
            <w:rStyle w:val="Hyperlink"/>
            <w:rFonts w:ascii="Arial Nova" w:hAnsi="Arial Nova" w:eastAsia="Arial Nova" w:cs="Arial Nova"/>
            <w:b w:val="0"/>
            <w:bCs w:val="0"/>
            <w:i w:val="0"/>
            <w:iCs w:val="0"/>
            <w:noProof w:val="0"/>
            <w:sz w:val="24"/>
            <w:szCs w:val="24"/>
            <w:lang w:val="pt-BR"/>
          </w:rPr>
          <w:t>/</w:t>
        </w:r>
      </w:hyperlink>
      <w:r w:rsidRPr="24592246" w:rsidR="1DE3BC18">
        <w:rPr>
          <w:rFonts w:ascii="Arial Nova" w:hAnsi="Arial Nova" w:eastAsia="Arial Nova" w:cs="Arial Nova"/>
          <w:b w:val="0"/>
          <w:bCs w:val="0"/>
          <w:i w:val="0"/>
          <w:iCs w:val="0"/>
          <w:noProof w:val="0"/>
          <w:sz w:val="24"/>
          <w:szCs w:val="24"/>
          <w:lang w:val="pt-BR"/>
        </w:rPr>
        <w:t>.</w:t>
      </w:r>
      <w:r w:rsidRPr="24592246" w:rsidR="44B43F82">
        <w:rPr>
          <w:rFonts w:ascii="Arial Nova" w:hAnsi="Arial Nova" w:eastAsia="Arial Nova" w:cs="Arial Nova"/>
          <w:b w:val="0"/>
          <w:bCs w:val="0"/>
          <w:i w:val="0"/>
          <w:iCs w:val="0"/>
          <w:noProof w:val="0"/>
          <w:sz w:val="24"/>
          <w:szCs w:val="24"/>
          <w:lang w:val="pt-BR"/>
        </w:rPr>
        <w:t xml:space="preserve"> A escolha do </w:t>
      </w:r>
      <w:r w:rsidRPr="24592246" w:rsidR="44B43F82">
        <w:rPr>
          <w:rFonts w:ascii="Arial Nova" w:hAnsi="Arial Nova" w:eastAsia="Arial Nova" w:cs="Arial Nova"/>
          <w:b w:val="0"/>
          <w:bCs w:val="0"/>
          <w:i w:val="1"/>
          <w:iCs w:val="1"/>
          <w:noProof w:val="0"/>
          <w:sz w:val="24"/>
          <w:szCs w:val="24"/>
          <w:lang w:val="pt-BR"/>
        </w:rPr>
        <w:t>XGBoost</w:t>
      </w:r>
      <w:r w:rsidRPr="24592246" w:rsidR="44B43F82">
        <w:rPr>
          <w:rFonts w:ascii="Arial Nova" w:hAnsi="Arial Nova" w:eastAsia="Arial Nova" w:cs="Arial Nova"/>
          <w:b w:val="0"/>
          <w:bCs w:val="0"/>
          <w:i w:val="1"/>
          <w:iCs w:val="1"/>
          <w:noProof w:val="0"/>
          <w:sz w:val="24"/>
          <w:szCs w:val="24"/>
          <w:lang w:val="pt-BR"/>
        </w:rPr>
        <w:t xml:space="preserve"> </w:t>
      </w:r>
      <w:r w:rsidRPr="24592246" w:rsidR="44B43F82">
        <w:rPr>
          <w:rFonts w:ascii="Arial Nova" w:hAnsi="Arial Nova" w:eastAsia="Arial Nova" w:cs="Arial Nova"/>
          <w:b w:val="0"/>
          <w:bCs w:val="0"/>
          <w:i w:val="0"/>
          <w:iCs w:val="0"/>
          <w:noProof w:val="0"/>
          <w:sz w:val="24"/>
          <w:szCs w:val="24"/>
          <w:lang w:val="pt-BR"/>
        </w:rPr>
        <w:t>justifica-se por suas características:</w:t>
      </w:r>
    </w:p>
    <w:p w:rsidR="44E7C61E" w:rsidP="4D07E197" w:rsidRDefault="44E7C61E" w14:paraId="421DDDEE" w14:textId="38AB353D">
      <w:pPr>
        <w:pStyle w:val="ListParagraph"/>
        <w:numPr>
          <w:ilvl w:val="0"/>
          <w:numId w:val="49"/>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0"/>
          <w:bCs w:val="0"/>
          <w:i w:val="0"/>
          <w:iCs w:val="0"/>
          <w:noProof w:val="0"/>
          <w:sz w:val="24"/>
          <w:szCs w:val="24"/>
          <w:lang w:val="pt-BR"/>
        </w:rPr>
        <w:t>Alta precisão preditiva;</w:t>
      </w:r>
    </w:p>
    <w:p w:rsidR="44E7C61E" w:rsidP="4D07E197" w:rsidRDefault="44E7C61E" w14:paraId="2267E971" w14:textId="0C28CBCF">
      <w:pPr>
        <w:pStyle w:val="ListParagraph"/>
        <w:numPr>
          <w:ilvl w:val="0"/>
          <w:numId w:val="49"/>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0"/>
          <w:bCs w:val="0"/>
          <w:i w:val="0"/>
          <w:iCs w:val="0"/>
          <w:noProof w:val="0"/>
          <w:sz w:val="24"/>
          <w:szCs w:val="24"/>
          <w:lang w:val="pt-BR"/>
        </w:rPr>
        <w:t>Eficiência em dados tabulares;</w:t>
      </w:r>
    </w:p>
    <w:p w:rsidR="44E7C61E" w:rsidP="4D07E197" w:rsidRDefault="44E7C61E" w14:paraId="0B38B003" w14:textId="028AA8B1">
      <w:pPr>
        <w:pStyle w:val="ListParagraph"/>
        <w:numPr>
          <w:ilvl w:val="0"/>
          <w:numId w:val="49"/>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0"/>
          <w:bCs w:val="0"/>
          <w:i w:val="0"/>
          <w:iCs w:val="0"/>
          <w:noProof w:val="0"/>
          <w:sz w:val="24"/>
          <w:szCs w:val="24"/>
          <w:lang w:val="pt-BR"/>
        </w:rPr>
        <w:t>Capacidade de lidar com valores ausentes;</w:t>
      </w:r>
    </w:p>
    <w:p w:rsidR="44E7C61E" w:rsidP="24592246" w:rsidRDefault="44E7C61E" w14:paraId="4A6AD9B6" w14:textId="23C6743F">
      <w:pPr>
        <w:pStyle w:val="ListParagraph"/>
        <w:numPr>
          <w:ilvl w:val="0"/>
          <w:numId w:val="49"/>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24592246" w:rsidR="44B43F82">
        <w:rPr>
          <w:rFonts w:ascii="Arial Nova" w:hAnsi="Arial Nova" w:eastAsia="Arial Nova" w:cs="Arial Nova"/>
          <w:b w:val="0"/>
          <w:bCs w:val="0"/>
          <w:i w:val="0"/>
          <w:iCs w:val="0"/>
          <w:noProof w:val="0"/>
          <w:sz w:val="24"/>
          <w:szCs w:val="24"/>
          <w:lang w:val="pt-BR"/>
        </w:rPr>
        <w:t xml:space="preserve">Redução do risco de </w:t>
      </w:r>
      <w:r w:rsidRPr="24592246" w:rsidR="44B43F82">
        <w:rPr>
          <w:rFonts w:ascii="Arial Nova" w:hAnsi="Arial Nova" w:eastAsia="Arial Nova" w:cs="Arial Nova"/>
          <w:b w:val="0"/>
          <w:bCs w:val="0"/>
          <w:i w:val="1"/>
          <w:iCs w:val="1"/>
          <w:noProof w:val="0"/>
          <w:sz w:val="24"/>
          <w:szCs w:val="24"/>
          <w:lang w:val="pt-BR"/>
        </w:rPr>
        <w:t>overfitting</w:t>
      </w:r>
      <w:r w:rsidRPr="24592246" w:rsidR="44B43F82">
        <w:rPr>
          <w:rFonts w:ascii="Arial Nova" w:hAnsi="Arial Nova" w:eastAsia="Arial Nova" w:cs="Arial Nova"/>
          <w:b w:val="0"/>
          <w:bCs w:val="0"/>
          <w:i w:val="0"/>
          <w:iCs w:val="0"/>
          <w:noProof w:val="0"/>
          <w:sz w:val="24"/>
          <w:szCs w:val="24"/>
          <w:lang w:val="pt-BR"/>
        </w:rPr>
        <w:t>;</w:t>
      </w:r>
    </w:p>
    <w:p w:rsidR="44E7C61E" w:rsidP="4D07E197" w:rsidRDefault="44E7C61E" w14:paraId="34E94D68" w14:textId="2D15C3E6">
      <w:pPr>
        <w:pStyle w:val="ListParagraph"/>
        <w:numPr>
          <w:ilvl w:val="0"/>
          <w:numId w:val="49"/>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0"/>
          <w:bCs w:val="0"/>
          <w:i w:val="0"/>
          <w:iCs w:val="0"/>
          <w:noProof w:val="0"/>
          <w:sz w:val="24"/>
          <w:szCs w:val="24"/>
          <w:lang w:val="pt-BR"/>
        </w:rPr>
        <w:t>Escalabilidade.</w:t>
      </w:r>
    </w:p>
    <w:p w:rsidR="44E7C61E" w:rsidP="24592246" w:rsidRDefault="44E7C61E" w14:paraId="3356B43B" w14:textId="439315EC">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44B43F82">
        <w:rPr>
          <w:rFonts w:ascii="Arial Nova" w:hAnsi="Arial Nova" w:eastAsia="Arial Nova" w:cs="Arial Nova"/>
          <w:b w:val="0"/>
          <w:bCs w:val="0"/>
          <w:i w:val="0"/>
          <w:iCs w:val="0"/>
          <w:noProof w:val="0"/>
          <w:sz w:val="24"/>
          <w:szCs w:val="24"/>
          <w:lang w:val="pt-BR"/>
        </w:rPr>
        <w:t xml:space="preserve">Após o treinamento, os modelos são aplicados ao conjunto total de serviços, classificando cada linha da tabela como </w:t>
      </w:r>
      <w:r w:rsidRPr="24592246" w:rsidR="44B43F82">
        <w:rPr>
          <w:rFonts w:ascii="Arial Nova" w:hAnsi="Arial Nova" w:eastAsia="Arial Nova" w:cs="Arial Nova"/>
          <w:b w:val="0"/>
          <w:bCs w:val="0"/>
          <w:i w:val="0"/>
          <w:iCs w:val="0"/>
          <w:noProof w:val="0"/>
          <w:sz w:val="24"/>
          <w:szCs w:val="24"/>
          <w:lang w:val="pt-BR"/>
        </w:rPr>
        <w:t>“solicitar”</w:t>
      </w:r>
      <w:r w:rsidRPr="24592246" w:rsidR="44B43F82">
        <w:rPr>
          <w:rFonts w:ascii="Arial Nova" w:hAnsi="Arial Nova" w:eastAsia="Arial Nova" w:cs="Arial Nova"/>
          <w:b w:val="0"/>
          <w:bCs w:val="0"/>
          <w:i w:val="0"/>
          <w:iCs w:val="0"/>
          <w:noProof w:val="0"/>
          <w:sz w:val="24"/>
          <w:szCs w:val="24"/>
          <w:lang w:val="pt-BR"/>
        </w:rPr>
        <w:t xml:space="preserve"> ou </w:t>
      </w:r>
      <w:r w:rsidRPr="24592246" w:rsidR="44B43F82">
        <w:rPr>
          <w:rFonts w:ascii="Arial Nova" w:hAnsi="Arial Nova" w:eastAsia="Arial Nova" w:cs="Arial Nova"/>
          <w:b w:val="0"/>
          <w:bCs w:val="0"/>
          <w:i w:val="0"/>
          <w:iCs w:val="0"/>
          <w:noProof w:val="0"/>
          <w:sz w:val="24"/>
          <w:szCs w:val="24"/>
          <w:lang w:val="pt-BR"/>
        </w:rPr>
        <w:t>“receber”</w:t>
      </w:r>
      <w:r w:rsidRPr="24592246" w:rsidR="44B43F82">
        <w:rPr>
          <w:rFonts w:ascii="Arial Nova" w:hAnsi="Arial Nova" w:eastAsia="Arial Nova" w:cs="Arial Nova"/>
          <w:b w:val="0"/>
          <w:bCs w:val="0"/>
          <w:i w:val="0"/>
          <w:iCs w:val="0"/>
          <w:noProof w:val="0"/>
          <w:sz w:val="24"/>
          <w:szCs w:val="24"/>
          <w:lang w:val="pt-BR"/>
        </w:rPr>
        <w:t>.</w:t>
      </w:r>
      <w:r w:rsidRPr="24592246" w:rsidR="44B43F82">
        <w:rPr>
          <w:rFonts w:ascii="Arial Nova" w:hAnsi="Arial Nova" w:eastAsia="Arial Nova" w:cs="Arial Nova"/>
          <w:b w:val="0"/>
          <w:bCs w:val="0"/>
          <w:i w:val="0"/>
          <w:iCs w:val="0"/>
          <w:noProof w:val="0"/>
          <w:sz w:val="24"/>
          <w:szCs w:val="24"/>
          <w:lang w:val="pt-BR"/>
        </w:rPr>
        <w:t xml:space="preserve"> A tabela passa a conter duas novas colunas, correspondentes às previsões de cada modelo. Dois cenários podem ocorrer:</w:t>
      </w:r>
    </w:p>
    <w:p w:rsidR="44E7C61E" w:rsidP="4D07E197" w:rsidRDefault="44E7C61E" w14:paraId="6945252C" w14:textId="2994E610">
      <w:pPr>
        <w:pStyle w:val="ListParagraph"/>
        <w:numPr>
          <w:ilvl w:val="0"/>
          <w:numId w:val="50"/>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Convergência</w:t>
      </w:r>
      <w:r w:rsidRPr="4D07E197" w:rsidR="44E7C61E">
        <w:rPr>
          <w:rFonts w:ascii="Arial Nova" w:hAnsi="Arial Nova" w:eastAsia="Arial Nova" w:cs="Arial Nova"/>
          <w:b w:val="0"/>
          <w:bCs w:val="0"/>
          <w:i w:val="0"/>
          <w:iCs w:val="0"/>
          <w:noProof w:val="0"/>
          <w:sz w:val="24"/>
          <w:szCs w:val="24"/>
          <w:lang w:val="pt-BR"/>
        </w:rPr>
        <w:t>: quando as previsões do modelo principal e do secundário são iguais, a classificação é mantida conforme o modelo principal;</w:t>
      </w:r>
    </w:p>
    <w:p w:rsidR="44E7C61E" w:rsidP="4D07E197" w:rsidRDefault="44E7C61E" w14:paraId="6DD678F0" w14:textId="72ED3E70">
      <w:pPr>
        <w:pStyle w:val="ListParagraph"/>
        <w:numPr>
          <w:ilvl w:val="0"/>
          <w:numId w:val="50"/>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1"/>
          <w:bCs w:val="1"/>
          <w:i w:val="0"/>
          <w:iCs w:val="0"/>
          <w:noProof w:val="0"/>
          <w:sz w:val="24"/>
          <w:szCs w:val="24"/>
          <w:lang w:val="pt-BR"/>
        </w:rPr>
        <w:t>Divergência</w:t>
      </w:r>
      <w:r w:rsidRPr="4D07E197" w:rsidR="44E7C61E">
        <w:rPr>
          <w:rFonts w:ascii="Arial Nova" w:hAnsi="Arial Nova" w:eastAsia="Arial Nova" w:cs="Arial Nova"/>
          <w:b w:val="0"/>
          <w:bCs w:val="0"/>
          <w:i w:val="0"/>
          <w:iCs w:val="0"/>
          <w:noProof w:val="0"/>
          <w:sz w:val="24"/>
          <w:szCs w:val="24"/>
          <w:lang w:val="pt-BR"/>
        </w:rPr>
        <w:t xml:space="preserve">: quando as previsões diferem, aplica-se a seguinte regra: </w:t>
      </w:r>
    </w:p>
    <w:p w:rsidR="44E7C61E" w:rsidP="4D07E197" w:rsidRDefault="44E7C61E" w14:paraId="24C60674" w14:textId="54E18D79">
      <w:pPr>
        <w:pStyle w:val="ListParagraph"/>
        <w:numPr>
          <w:ilvl w:val="1"/>
          <w:numId w:val="50"/>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0"/>
          <w:bCs w:val="0"/>
          <w:i w:val="0"/>
          <w:iCs w:val="0"/>
          <w:noProof w:val="0"/>
          <w:sz w:val="24"/>
          <w:szCs w:val="24"/>
          <w:lang w:val="pt-BR"/>
        </w:rPr>
        <w:t>Se a etapa apresenta maior número de linhas convergentes, assume-se a classificação do modelo principal;</w:t>
      </w:r>
    </w:p>
    <w:p w:rsidR="44E7C61E" w:rsidP="4D07E197" w:rsidRDefault="44E7C61E" w14:paraId="24E67B8A" w14:textId="37F9DD9B">
      <w:pPr>
        <w:pStyle w:val="ListParagraph"/>
        <w:numPr>
          <w:ilvl w:val="1"/>
          <w:numId w:val="50"/>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44E7C61E">
        <w:rPr>
          <w:rFonts w:ascii="Arial Nova" w:hAnsi="Arial Nova" w:eastAsia="Arial Nova" w:cs="Arial Nova"/>
          <w:b w:val="0"/>
          <w:bCs w:val="0"/>
          <w:i w:val="0"/>
          <w:iCs w:val="0"/>
          <w:noProof w:val="0"/>
          <w:sz w:val="24"/>
          <w:szCs w:val="24"/>
          <w:lang w:val="pt-BR"/>
        </w:rPr>
        <w:t>Se a etapa apresenta mais linhas divergentes do que convergentes, e não possui documentos associados, a etapa é descartada.</w:t>
      </w:r>
    </w:p>
    <w:p w:rsidR="537168C1" w:rsidP="24592246" w:rsidRDefault="537168C1" w14:paraId="3A70AF8C" w14:textId="79E8F7C1">
      <w:pPr>
        <w:pStyle w:val="Normal"/>
        <w:spacing w:before="240" w:after="240"/>
        <w:ind w:firstLine="708"/>
        <w:jc w:val="both"/>
        <w:rPr>
          <w:rFonts w:ascii="Arial Nova" w:hAnsi="Arial Nova" w:eastAsia="Arial Nova" w:cs="Arial Nova"/>
        </w:rPr>
      </w:pPr>
    </w:p>
    <w:p w:rsidR="6D8EAA21" w:rsidP="4D07E197" w:rsidRDefault="6D8EAA21" w14:paraId="42DF4329" w14:textId="1B2BE764">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24"/>
          <w:szCs w:val="24"/>
          <w:lang w:val="pt-BR"/>
        </w:rPr>
      </w:pPr>
      <w:r w:rsidRPr="4D07E197" w:rsidR="6D8EAA21">
        <w:rPr>
          <w:rFonts w:ascii="Arial Nova" w:hAnsi="Arial Nova" w:eastAsia="Arial Nova" w:cs="Arial Nova"/>
          <w:b w:val="1"/>
          <w:bCs w:val="1"/>
          <w:i w:val="0"/>
          <w:iCs w:val="0"/>
          <w:noProof w:val="0"/>
          <w:sz w:val="24"/>
          <w:szCs w:val="24"/>
          <w:lang w:val="pt-BR"/>
        </w:rPr>
        <w:t>Mensuração das Economias</w:t>
      </w:r>
    </w:p>
    <w:p w:rsidR="6D8EAA21" w:rsidP="24592246" w:rsidRDefault="6D8EAA21" w14:paraId="72857F62" w14:textId="78FAB13C">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21C28011">
        <w:rPr>
          <w:rFonts w:ascii="Arial Nova" w:hAnsi="Arial Nova" w:eastAsia="Arial Nova" w:cs="Arial Nova"/>
          <w:b w:val="0"/>
          <w:bCs w:val="0"/>
          <w:i w:val="0"/>
          <w:iCs w:val="0"/>
          <w:noProof w:val="0"/>
          <w:sz w:val="24"/>
          <w:szCs w:val="24"/>
          <w:lang w:val="pt-BR"/>
        </w:rPr>
        <w:t xml:space="preserve">Após a análise dos casos divergentes e a filtragem dos dados para manter apenas as etapas que podem ser realizadas de forma digital — além de manipulações adicionais para inclusão de colunas na tabela — inicia-se a aplicação das </w:t>
      </w:r>
      <w:r w:rsidRPr="24592246" w:rsidR="21C28011">
        <w:rPr>
          <w:rFonts w:ascii="Arial Nova" w:hAnsi="Arial Nova" w:eastAsia="Arial Nova" w:cs="Arial Nova"/>
          <w:b w:val="0"/>
          <w:bCs w:val="0"/>
          <w:i w:val="0"/>
          <w:iCs w:val="0"/>
          <w:noProof w:val="0"/>
          <w:sz w:val="24"/>
          <w:szCs w:val="24"/>
          <w:lang w:val="pt-BR"/>
        </w:rPr>
        <w:t>fórmulas do modelo de custos</w:t>
      </w:r>
      <w:r w:rsidRPr="24592246" w:rsidR="21C28011">
        <w:rPr>
          <w:rFonts w:ascii="Arial Nova" w:hAnsi="Arial Nova" w:eastAsia="Arial Nova" w:cs="Arial Nova"/>
          <w:b w:val="0"/>
          <w:bCs w:val="0"/>
          <w:i w:val="0"/>
          <w:iCs w:val="0"/>
          <w:noProof w:val="0"/>
          <w:sz w:val="24"/>
          <w:szCs w:val="24"/>
          <w:lang w:val="pt-BR"/>
        </w:rPr>
        <w:t xml:space="preserve"> sobre os dados consolidados. Nesta fase, são calculados:</w:t>
      </w:r>
    </w:p>
    <w:p w:rsidR="6D8EAA21" w:rsidP="4D07E197" w:rsidRDefault="6D8EAA21" w14:paraId="3A2B256D" w14:textId="5FF4D737">
      <w:pPr>
        <w:pStyle w:val="ListParagraph"/>
        <w:numPr>
          <w:ilvl w:val="0"/>
          <w:numId w:val="51"/>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6D8EAA21">
        <w:rPr>
          <w:rFonts w:ascii="Arial Nova" w:hAnsi="Arial Nova" w:eastAsia="Arial Nova" w:cs="Arial Nova"/>
          <w:b w:val="1"/>
          <w:bCs w:val="1"/>
          <w:i w:val="0"/>
          <w:iCs w:val="0"/>
          <w:noProof w:val="0"/>
          <w:sz w:val="24"/>
          <w:szCs w:val="24"/>
          <w:lang w:val="pt-BR"/>
        </w:rPr>
        <w:t>Custos e economias por serviço</w:t>
      </w:r>
      <w:r w:rsidRPr="4D07E197" w:rsidR="6D8EAA21">
        <w:rPr>
          <w:rFonts w:ascii="Arial Nova" w:hAnsi="Arial Nova" w:eastAsia="Arial Nova" w:cs="Arial Nova"/>
          <w:b w:val="0"/>
          <w:bCs w:val="0"/>
          <w:i w:val="0"/>
          <w:iCs w:val="0"/>
          <w:noProof w:val="0"/>
          <w:sz w:val="24"/>
          <w:szCs w:val="24"/>
          <w:lang w:val="pt-BR"/>
        </w:rPr>
        <w:t>;</w:t>
      </w:r>
    </w:p>
    <w:p w:rsidR="6D8EAA21" w:rsidP="4D07E197" w:rsidRDefault="6D8EAA21" w14:paraId="26FA4C2A" w14:textId="1C5E9F40">
      <w:pPr>
        <w:pStyle w:val="ListParagraph"/>
        <w:numPr>
          <w:ilvl w:val="0"/>
          <w:numId w:val="51"/>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6D8EAA21">
        <w:rPr>
          <w:rFonts w:ascii="Arial Nova" w:hAnsi="Arial Nova" w:eastAsia="Arial Nova" w:cs="Arial Nova"/>
          <w:b w:val="1"/>
          <w:bCs w:val="1"/>
          <w:i w:val="0"/>
          <w:iCs w:val="0"/>
          <w:noProof w:val="0"/>
          <w:sz w:val="24"/>
          <w:szCs w:val="24"/>
          <w:lang w:val="pt-BR"/>
        </w:rPr>
        <w:t>Totais agregados</w:t>
      </w:r>
      <w:r w:rsidRPr="4D07E197" w:rsidR="6D8EAA21">
        <w:rPr>
          <w:rFonts w:ascii="Arial Nova" w:hAnsi="Arial Nova" w:eastAsia="Arial Nova" w:cs="Arial Nova"/>
          <w:b w:val="0"/>
          <w:bCs w:val="0"/>
          <w:i w:val="0"/>
          <w:iCs w:val="0"/>
          <w:noProof w:val="0"/>
          <w:sz w:val="24"/>
          <w:szCs w:val="24"/>
          <w:lang w:val="pt-BR"/>
        </w:rPr>
        <w:t>;</w:t>
      </w:r>
    </w:p>
    <w:p w:rsidR="6D8EAA21" w:rsidP="4D07E197" w:rsidRDefault="6D8EAA21" w14:paraId="4593875C" w14:textId="0FE096AC">
      <w:pPr>
        <w:pStyle w:val="ListParagraph"/>
        <w:numPr>
          <w:ilvl w:val="0"/>
          <w:numId w:val="51"/>
        </w:numPr>
        <w:spacing w:before="0" w:beforeAutospacing="off" w:after="0" w:afterAutospacing="off" w:line="300" w:lineRule="auto"/>
        <w:jc w:val="both"/>
        <w:rPr>
          <w:rFonts w:ascii="Arial Nova" w:hAnsi="Arial Nova" w:eastAsia="Arial Nova" w:cs="Arial Nova"/>
          <w:b w:val="0"/>
          <w:bCs w:val="0"/>
          <w:i w:val="0"/>
          <w:iCs w:val="0"/>
          <w:noProof w:val="0"/>
          <w:sz w:val="24"/>
          <w:szCs w:val="24"/>
          <w:lang w:val="pt-BR"/>
        </w:rPr>
      </w:pPr>
      <w:r w:rsidRPr="4D07E197" w:rsidR="6D8EAA21">
        <w:rPr>
          <w:rFonts w:ascii="Arial Nova" w:hAnsi="Arial Nova" w:eastAsia="Arial Nova" w:cs="Arial Nova"/>
          <w:b w:val="1"/>
          <w:bCs w:val="1"/>
          <w:i w:val="0"/>
          <w:iCs w:val="0"/>
          <w:noProof w:val="0"/>
          <w:sz w:val="24"/>
          <w:szCs w:val="24"/>
          <w:lang w:val="pt-BR"/>
        </w:rPr>
        <w:t>Indicadores econômicos, sociais e ambientais</w:t>
      </w:r>
      <w:r w:rsidRPr="4D07E197" w:rsidR="6D8EAA21">
        <w:rPr>
          <w:rFonts w:ascii="Arial Nova" w:hAnsi="Arial Nova" w:eastAsia="Arial Nova" w:cs="Arial Nova"/>
          <w:b w:val="0"/>
          <w:bCs w:val="0"/>
          <w:i w:val="0"/>
          <w:iCs w:val="0"/>
          <w:noProof w:val="0"/>
          <w:sz w:val="24"/>
          <w:szCs w:val="24"/>
          <w:lang w:val="pt-BR"/>
        </w:rPr>
        <w:t>.</w:t>
      </w:r>
    </w:p>
    <w:p w:rsidR="6D8EAA21" w:rsidP="24592246" w:rsidRDefault="6D8EAA21" w14:paraId="2847D70B" w14:textId="581E48BF">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21C28011">
        <w:rPr>
          <w:rFonts w:ascii="Arial Nova" w:hAnsi="Arial Nova" w:eastAsia="Arial Nova" w:cs="Arial Nova"/>
          <w:b w:val="0"/>
          <w:bCs w:val="0"/>
          <w:i w:val="0"/>
          <w:iCs w:val="0"/>
          <w:noProof w:val="0"/>
          <w:sz w:val="24"/>
          <w:szCs w:val="24"/>
          <w:lang w:val="pt-BR"/>
        </w:rPr>
        <w:t xml:space="preserve">O resultado é uma </w:t>
      </w:r>
      <w:r w:rsidRPr="24592246" w:rsidR="21C28011">
        <w:rPr>
          <w:rFonts w:ascii="Arial Nova" w:hAnsi="Arial Nova" w:eastAsia="Arial Nova" w:cs="Arial Nova"/>
          <w:b w:val="0"/>
          <w:bCs w:val="0"/>
          <w:i w:val="0"/>
          <w:iCs w:val="0"/>
          <w:noProof w:val="0"/>
          <w:sz w:val="24"/>
          <w:szCs w:val="24"/>
          <w:lang w:val="pt-BR"/>
        </w:rPr>
        <w:t>tabela final do modelo de custos</w:t>
      </w:r>
      <w:r w:rsidRPr="24592246" w:rsidR="21C28011">
        <w:rPr>
          <w:rFonts w:ascii="Arial Nova" w:hAnsi="Arial Nova" w:eastAsia="Arial Nova" w:cs="Arial Nova"/>
          <w:b w:val="0"/>
          <w:bCs w:val="0"/>
          <w:i w:val="0"/>
          <w:iCs w:val="0"/>
          <w:noProof w:val="0"/>
          <w:sz w:val="24"/>
          <w:szCs w:val="24"/>
          <w:lang w:val="pt-BR"/>
        </w:rPr>
        <w:t>,</w:t>
      </w:r>
      <w:r w:rsidRPr="24592246" w:rsidR="21C28011">
        <w:rPr>
          <w:rFonts w:ascii="Arial Nova" w:hAnsi="Arial Nova" w:eastAsia="Arial Nova" w:cs="Arial Nova"/>
          <w:b w:val="0"/>
          <w:bCs w:val="0"/>
          <w:i w:val="0"/>
          <w:iCs w:val="0"/>
          <w:noProof w:val="0"/>
          <w:sz w:val="24"/>
          <w:szCs w:val="24"/>
          <w:lang w:val="pt-BR"/>
        </w:rPr>
        <w:t xml:space="preserve"> contendo todas as informações individuais e gerais dos serviços públicos, pronta para ser exibida em um painel interativo ou apresentada em formato de relatório técnico ou publicação análoga.</w:t>
      </w:r>
    </w:p>
    <w:p w:rsidR="6D8EAA21" w:rsidP="24592246" w:rsidRDefault="6D8EAA21" w14:paraId="7D15F163" w14:textId="053F461A">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21C28011">
        <w:rPr>
          <w:rFonts w:ascii="Arial Nova" w:hAnsi="Arial Nova" w:eastAsia="Arial Nova" w:cs="Arial Nova"/>
          <w:b w:val="0"/>
          <w:bCs w:val="0"/>
          <w:i w:val="0"/>
          <w:iCs w:val="0"/>
          <w:noProof w:val="0"/>
          <w:sz w:val="24"/>
          <w:szCs w:val="24"/>
          <w:lang w:val="pt-BR"/>
        </w:rPr>
        <w:t xml:space="preserve">Antes da execução das fórmulas, são carregados os dados relativos às variáveis obtidas por meio do </w:t>
      </w:r>
      <w:r w:rsidRPr="24592246" w:rsidR="21C28011">
        <w:rPr>
          <w:rFonts w:ascii="Arial Nova" w:hAnsi="Arial Nova" w:eastAsia="Arial Nova" w:cs="Arial Nova"/>
          <w:b w:val="0"/>
          <w:bCs w:val="0"/>
          <w:i w:val="1"/>
          <w:iCs w:val="1"/>
          <w:noProof w:val="0"/>
          <w:sz w:val="24"/>
          <w:szCs w:val="24"/>
          <w:lang w:val="pt-BR"/>
        </w:rPr>
        <w:t>deep</w:t>
      </w:r>
      <w:r w:rsidRPr="24592246" w:rsidR="21C28011">
        <w:rPr>
          <w:rFonts w:ascii="Arial Nova" w:hAnsi="Arial Nova" w:eastAsia="Arial Nova" w:cs="Arial Nova"/>
          <w:b w:val="0"/>
          <w:bCs w:val="0"/>
          <w:i w:val="1"/>
          <w:iCs w:val="1"/>
          <w:noProof w:val="0"/>
          <w:sz w:val="24"/>
          <w:szCs w:val="24"/>
          <w:lang w:val="pt-BR"/>
        </w:rPr>
        <w:t xml:space="preserve"> </w:t>
      </w:r>
      <w:r w:rsidRPr="24592246" w:rsidR="21C28011">
        <w:rPr>
          <w:rFonts w:ascii="Arial Nova" w:hAnsi="Arial Nova" w:eastAsia="Arial Nova" w:cs="Arial Nova"/>
          <w:b w:val="0"/>
          <w:bCs w:val="0"/>
          <w:i w:val="1"/>
          <w:iCs w:val="1"/>
          <w:noProof w:val="0"/>
          <w:sz w:val="24"/>
          <w:szCs w:val="24"/>
          <w:lang w:val="pt-BR"/>
        </w:rPr>
        <w:t>research</w:t>
      </w:r>
      <w:r w:rsidRPr="24592246" w:rsidR="21C28011">
        <w:rPr>
          <w:rFonts w:ascii="Arial Nova" w:hAnsi="Arial Nova" w:eastAsia="Arial Nova" w:cs="Arial Nova"/>
          <w:b w:val="0"/>
          <w:bCs w:val="0"/>
          <w:i w:val="0"/>
          <w:iCs w:val="0"/>
          <w:noProof w:val="0"/>
          <w:sz w:val="24"/>
          <w:szCs w:val="24"/>
          <w:lang w:val="pt-BR"/>
        </w:rPr>
        <w:t xml:space="preserve"> realizado com inteligência artificial. Em seguida, o código aplica as fórmulas do modelo de forma </w:t>
      </w:r>
      <w:r w:rsidRPr="24592246" w:rsidR="21C28011">
        <w:rPr>
          <w:rFonts w:ascii="Arial Nova" w:hAnsi="Arial Nova" w:eastAsia="Arial Nova" w:cs="Arial Nova"/>
          <w:b w:val="0"/>
          <w:bCs w:val="0"/>
          <w:i w:val="0"/>
          <w:iCs w:val="0"/>
          <w:noProof w:val="0"/>
          <w:sz w:val="24"/>
          <w:szCs w:val="24"/>
          <w:lang w:val="pt-BR"/>
        </w:rPr>
        <w:t>segregada entre governo e sociedade</w:t>
      </w:r>
      <w:r w:rsidRPr="24592246" w:rsidR="21C28011">
        <w:rPr>
          <w:rFonts w:ascii="Arial Nova" w:hAnsi="Arial Nova" w:eastAsia="Arial Nova" w:cs="Arial Nova"/>
          <w:b w:val="0"/>
          <w:bCs w:val="0"/>
          <w:i w:val="0"/>
          <w:iCs w:val="0"/>
          <w:noProof w:val="0"/>
          <w:sz w:val="24"/>
          <w:szCs w:val="24"/>
          <w:lang w:val="pt-BR"/>
        </w:rPr>
        <w:t xml:space="preserve">, além das fórmulas específicas para os indicadores. Cada grupo de cálculos é armazenado em um </w:t>
      </w:r>
      <w:r w:rsidRPr="24592246" w:rsidR="21C28011">
        <w:rPr>
          <w:rFonts w:ascii="Arial Nova" w:hAnsi="Arial Nova" w:eastAsia="Arial Nova" w:cs="Arial Nova"/>
          <w:b w:val="0"/>
          <w:bCs w:val="0"/>
          <w:i w:val="1"/>
          <w:iCs w:val="1"/>
          <w:noProof w:val="0"/>
          <w:sz w:val="24"/>
          <w:szCs w:val="24"/>
          <w:lang w:val="pt-BR"/>
        </w:rPr>
        <w:t>dataframe</w:t>
      </w:r>
      <w:r w:rsidRPr="24592246" w:rsidR="21C28011">
        <w:rPr>
          <w:rFonts w:ascii="Arial Nova" w:hAnsi="Arial Nova" w:eastAsia="Arial Nova" w:cs="Arial Nova"/>
          <w:b w:val="1"/>
          <w:bCs w:val="1"/>
          <w:i w:val="0"/>
          <w:iCs w:val="0"/>
          <w:noProof w:val="0"/>
          <w:sz w:val="24"/>
          <w:szCs w:val="24"/>
          <w:lang w:val="pt-BR"/>
        </w:rPr>
        <w:t xml:space="preserve"> </w:t>
      </w:r>
      <w:r w:rsidRPr="24592246" w:rsidR="21C28011">
        <w:rPr>
          <w:rFonts w:ascii="Arial Nova" w:hAnsi="Arial Nova" w:eastAsia="Arial Nova" w:cs="Arial Nova"/>
          <w:b w:val="0"/>
          <w:bCs w:val="0"/>
          <w:i w:val="0"/>
          <w:iCs w:val="0"/>
          <w:noProof w:val="0"/>
          <w:sz w:val="24"/>
          <w:szCs w:val="24"/>
          <w:lang w:val="pt-BR"/>
        </w:rPr>
        <w:t>distinto</w:t>
      </w:r>
      <w:r w:rsidRPr="24592246" w:rsidR="21C28011">
        <w:rPr>
          <w:rFonts w:ascii="Arial Nova" w:hAnsi="Arial Nova" w:eastAsia="Arial Nova" w:cs="Arial Nova"/>
          <w:b w:val="0"/>
          <w:bCs w:val="0"/>
          <w:i w:val="0"/>
          <w:iCs w:val="0"/>
          <w:noProof w:val="0"/>
          <w:sz w:val="24"/>
          <w:szCs w:val="24"/>
          <w:lang w:val="pt-BR"/>
        </w:rPr>
        <w:t xml:space="preserve">, e cada </w:t>
      </w:r>
      <w:r w:rsidRPr="24592246" w:rsidR="21C28011">
        <w:rPr>
          <w:rFonts w:ascii="Arial Nova" w:hAnsi="Arial Nova" w:eastAsia="Arial Nova" w:cs="Arial Nova"/>
          <w:b w:val="0"/>
          <w:bCs w:val="0"/>
          <w:i w:val="1"/>
          <w:iCs w:val="1"/>
          <w:noProof w:val="0"/>
          <w:sz w:val="24"/>
          <w:szCs w:val="24"/>
          <w:lang w:val="pt-BR"/>
        </w:rPr>
        <w:t>dataframe</w:t>
      </w:r>
      <w:r w:rsidRPr="24592246" w:rsidR="21C28011">
        <w:rPr>
          <w:rFonts w:ascii="Arial Nova" w:hAnsi="Arial Nova" w:eastAsia="Arial Nova" w:cs="Arial Nova"/>
          <w:b w:val="0"/>
          <w:bCs w:val="0"/>
          <w:i w:val="1"/>
          <w:iCs w:val="1"/>
          <w:noProof w:val="0"/>
          <w:sz w:val="24"/>
          <w:szCs w:val="24"/>
          <w:lang w:val="pt-BR"/>
        </w:rPr>
        <w:t xml:space="preserve"> </w:t>
      </w:r>
      <w:r w:rsidRPr="24592246" w:rsidR="21C28011">
        <w:rPr>
          <w:rFonts w:ascii="Arial Nova" w:hAnsi="Arial Nova" w:eastAsia="Arial Nova" w:cs="Arial Nova"/>
          <w:b w:val="0"/>
          <w:bCs w:val="0"/>
          <w:i w:val="0"/>
          <w:iCs w:val="0"/>
          <w:noProof w:val="0"/>
          <w:sz w:val="24"/>
          <w:szCs w:val="24"/>
          <w:lang w:val="pt-BR"/>
        </w:rPr>
        <w:t xml:space="preserve">é exportado como uma aba separada em uma planilha Excel, no formato </w:t>
      </w:r>
      <w:r w:rsidRPr="24592246" w:rsidR="21C28011">
        <w:rPr>
          <w:rFonts w:ascii="Arial Nova" w:hAnsi="Arial Nova" w:eastAsia="Arial Nova" w:cs="Arial Nova"/>
          <w:b w:val="1"/>
          <w:bCs w:val="1"/>
          <w:i w:val="0"/>
          <w:iCs w:val="0"/>
          <w:noProof w:val="0"/>
          <w:sz w:val="24"/>
          <w:szCs w:val="24"/>
          <w:lang w:val="pt-BR"/>
        </w:rPr>
        <w:t>“.</w:t>
      </w:r>
      <w:r w:rsidRPr="24592246" w:rsidR="21C28011">
        <w:rPr>
          <w:rFonts w:ascii="Arial Nova" w:hAnsi="Arial Nova" w:eastAsia="Arial Nova" w:cs="Arial Nova"/>
          <w:b w:val="0"/>
          <w:bCs w:val="0"/>
          <w:i w:val="0"/>
          <w:iCs w:val="0"/>
          <w:noProof w:val="0"/>
          <w:sz w:val="24"/>
          <w:szCs w:val="24"/>
          <w:lang w:val="pt-BR"/>
        </w:rPr>
        <w:t>xlsx</w:t>
      </w:r>
      <w:r w:rsidRPr="24592246" w:rsidR="21C28011">
        <w:rPr>
          <w:rFonts w:ascii="Arial Nova" w:hAnsi="Arial Nova" w:eastAsia="Arial Nova" w:cs="Arial Nova"/>
          <w:b w:val="1"/>
          <w:bCs w:val="1"/>
          <w:i w:val="0"/>
          <w:iCs w:val="0"/>
          <w:noProof w:val="0"/>
          <w:sz w:val="24"/>
          <w:szCs w:val="24"/>
          <w:lang w:val="pt-BR"/>
        </w:rPr>
        <w:t>”</w:t>
      </w:r>
      <w:r w:rsidRPr="24592246" w:rsidR="21C28011">
        <w:rPr>
          <w:rFonts w:ascii="Arial Nova" w:hAnsi="Arial Nova" w:eastAsia="Arial Nova" w:cs="Arial Nova"/>
          <w:b w:val="0"/>
          <w:bCs w:val="0"/>
          <w:i w:val="0"/>
          <w:iCs w:val="0"/>
          <w:noProof w:val="0"/>
          <w:sz w:val="24"/>
          <w:szCs w:val="24"/>
          <w:lang w:val="pt-BR"/>
        </w:rPr>
        <w:t>.</w:t>
      </w:r>
    </w:p>
    <w:p w:rsidR="4D07E197" w:rsidP="24592246" w:rsidRDefault="4D07E197" w14:paraId="45A8298F" w14:textId="3C25BE44">
      <w:pPr>
        <w:spacing w:before="210" w:beforeAutospacing="off" w:after="210" w:afterAutospacing="off" w:line="300" w:lineRule="auto"/>
        <w:ind/>
        <w:jc w:val="both"/>
        <w:rPr>
          <w:rFonts w:ascii="Arial Nova" w:hAnsi="Arial Nova" w:eastAsia="Arial Nova" w:cs="Arial Nova"/>
          <w:b w:val="0"/>
          <w:bCs w:val="0"/>
          <w:i w:val="0"/>
          <w:iCs w:val="0"/>
          <w:noProof w:val="0"/>
          <w:color w:val="FF0000"/>
          <w:sz w:val="24"/>
          <w:szCs w:val="24"/>
          <w:lang w:val="pt-BR"/>
        </w:rPr>
      </w:pPr>
      <w:r w:rsidRPr="24592246" w:rsidR="21C28011">
        <w:rPr>
          <w:rFonts w:ascii="Arial Nova" w:hAnsi="Arial Nova" w:eastAsia="Arial Nova" w:cs="Arial Nova"/>
          <w:b w:val="0"/>
          <w:bCs w:val="0"/>
          <w:i w:val="0"/>
          <w:iCs w:val="0"/>
          <w:noProof w:val="0"/>
          <w:color w:val="FF0000"/>
          <w:sz w:val="24"/>
          <w:szCs w:val="24"/>
          <w:lang w:val="pt-BR"/>
        </w:rPr>
        <w:t xml:space="preserve">O conteúdo completo do código em Python utilizado para esta etapa encontra-se disponível no </w:t>
      </w:r>
      <w:r w:rsidRPr="24592246" w:rsidR="21C28011">
        <w:rPr>
          <w:rFonts w:ascii="Arial Nova" w:hAnsi="Arial Nova" w:eastAsia="Arial Nova" w:cs="Arial Nova"/>
          <w:b w:val="1"/>
          <w:bCs w:val="1"/>
          <w:i w:val="0"/>
          <w:iCs w:val="0"/>
          <w:noProof w:val="0"/>
          <w:color w:val="FF0000"/>
          <w:sz w:val="24"/>
          <w:szCs w:val="24"/>
          <w:lang w:val="pt-BR"/>
        </w:rPr>
        <w:t>ANEXO III</w:t>
      </w:r>
      <w:r w:rsidRPr="24592246" w:rsidR="21C28011">
        <w:rPr>
          <w:rFonts w:ascii="Arial Nova" w:hAnsi="Arial Nova" w:eastAsia="Arial Nova" w:cs="Arial Nova"/>
          <w:b w:val="0"/>
          <w:bCs w:val="0"/>
          <w:i w:val="0"/>
          <w:iCs w:val="0"/>
          <w:noProof w:val="0"/>
          <w:color w:val="FF0000"/>
          <w:sz w:val="24"/>
          <w:szCs w:val="24"/>
          <w:lang w:val="pt-BR"/>
        </w:rPr>
        <w:t>.</w:t>
      </w:r>
    </w:p>
    <w:p w:rsidR="49F44634" w:rsidP="4D07E197" w:rsidRDefault="49F44634" w14:paraId="1CC5206B" w14:textId="182EAD60">
      <w:pPr>
        <w:spacing w:before="240" w:after="240"/>
        <w:ind w:firstLine="708"/>
        <w:jc w:val="both"/>
        <w:rPr>
          <w:rFonts w:ascii="Arial Nova" w:hAnsi="Arial Nova" w:eastAsia="Arial Nova" w:cs="Arial Nova"/>
        </w:rPr>
      </w:pPr>
    </w:p>
    <w:p w:rsidR="6C8A1FD8" w:rsidP="4D07E197" w:rsidRDefault="6C8A1FD8" w14:paraId="3FC34CD2" w14:textId="54AA8F9D">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24"/>
          <w:szCs w:val="24"/>
          <w:lang w:val="pt-BR"/>
        </w:rPr>
      </w:pPr>
      <w:r w:rsidRPr="4D07E197" w:rsidR="6C8A1FD8">
        <w:rPr>
          <w:rFonts w:ascii="Arial Nova" w:hAnsi="Arial Nova" w:eastAsia="Arial Nova" w:cs="Arial Nova"/>
          <w:b w:val="1"/>
          <w:bCs w:val="1"/>
          <w:i w:val="0"/>
          <w:iCs w:val="0"/>
          <w:noProof w:val="0"/>
          <w:sz w:val="24"/>
          <w:szCs w:val="24"/>
          <w:lang w:val="pt-BR"/>
        </w:rPr>
        <w:t>Visualização dos Resultados</w:t>
      </w:r>
    </w:p>
    <w:p w:rsidR="6C8A1FD8" w:rsidP="4D07E197" w:rsidRDefault="6C8A1FD8" w14:paraId="323BACE6" w14:textId="34FBC552">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6C8A1FD8">
        <w:rPr>
          <w:rFonts w:ascii="Arial Nova" w:hAnsi="Arial Nova" w:eastAsia="Arial Nova" w:cs="Arial Nova"/>
          <w:b w:val="0"/>
          <w:bCs w:val="0"/>
          <w:i w:val="0"/>
          <w:iCs w:val="0"/>
          <w:noProof w:val="0"/>
          <w:sz w:val="24"/>
          <w:szCs w:val="24"/>
          <w:lang w:val="pt-BR"/>
        </w:rPr>
        <w:t>Após a consolidação da planilha no formato “.</w:t>
      </w:r>
      <w:r w:rsidRPr="4D07E197" w:rsidR="6C8A1FD8">
        <w:rPr>
          <w:rFonts w:ascii="Arial Nova" w:hAnsi="Arial Nova" w:eastAsia="Arial Nova" w:cs="Arial Nova"/>
          <w:b w:val="0"/>
          <w:bCs w:val="0"/>
          <w:i w:val="0"/>
          <w:iCs w:val="0"/>
          <w:noProof w:val="0"/>
          <w:sz w:val="24"/>
          <w:szCs w:val="24"/>
          <w:lang w:val="pt-BR"/>
        </w:rPr>
        <w:t>xlsx</w:t>
      </w:r>
      <w:r w:rsidRPr="4D07E197" w:rsidR="6C8A1FD8">
        <w:rPr>
          <w:rFonts w:ascii="Arial Nova" w:hAnsi="Arial Nova" w:eastAsia="Arial Nova" w:cs="Arial Nova"/>
          <w:b w:val="0"/>
          <w:bCs w:val="0"/>
          <w:i w:val="0"/>
          <w:iCs w:val="0"/>
          <w:noProof w:val="0"/>
          <w:sz w:val="24"/>
          <w:szCs w:val="24"/>
          <w:lang w:val="pt-BR"/>
        </w:rPr>
        <w:t>”, o arquivo é carregado na plataforma Power BI, que passa a alimentar um conjunto de visualizações destinadas a evidenciar aspectos quantitativos e qualitativos das economias geradas pelo modelo. O painel é estruturado para apresentar informações segmentadas entre economias calculadas sob a perspectiva da sociedade e do governo, além de exibir os somatórios agregados dessas economias. As visualizações incluem gráficos de diferentes tipos, que representam tanto os dados do período atual quanto a evolução histórica das variáveis ao longo dos meses, permitindo análises temporais detalhadas e comparações entre períodos. O objetivo é possibilitar uma compreensão aprofundada dos impactos da digitalização e gerar insights relevantes para a tomada de decisão.</w:t>
      </w:r>
    </w:p>
    <w:p w:rsidR="6C8A1FD8" w:rsidP="4D07E197" w:rsidRDefault="6C8A1FD8" w14:paraId="124EB27A" w14:textId="7A83EAD2">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4D07E197" w:rsidR="6C8A1FD8">
        <w:rPr>
          <w:rFonts w:ascii="Arial Nova" w:hAnsi="Arial Nova" w:eastAsia="Arial Nova" w:cs="Arial Nova"/>
          <w:b w:val="0"/>
          <w:bCs w:val="0"/>
          <w:i w:val="0"/>
          <w:iCs w:val="0"/>
          <w:noProof w:val="0"/>
          <w:sz w:val="24"/>
          <w:szCs w:val="24"/>
          <w:lang w:val="pt-BR"/>
        </w:rPr>
        <w:t>Para ampliar a capacidade analítica, o painel disponibiliza filtros dinâmicos que permitem segmentar os dados por ano, mês, órgão e serviço, garantindo maior granularidade na exploração das informações. Além disso, a ferramenta oferece a funcionalidade de exportação dos dados em formato tabular, abrangendo não apenas a planilha que alimenta o painel, mas também as planilhas provenientes do Estaleiro do Serpro e aquelas geradas por meio da pesquisa profunda com inteligência artificial. Essa estrutura assegura transparência e flexibilidade na utilização dos dados, permitindo que sejam empregados tanto em análises complementares quanto em publicações técnicas.</w:t>
      </w:r>
    </w:p>
    <w:p w:rsidR="4D07E197" w:rsidP="4D07E197" w:rsidRDefault="4D07E197" w14:paraId="566049EC" w14:textId="435C8674">
      <w:pPr>
        <w:spacing w:before="240" w:after="240"/>
        <w:ind w:firstLine="708"/>
        <w:jc w:val="both"/>
        <w:rPr>
          <w:rFonts w:ascii="Arial Nova" w:hAnsi="Arial Nova" w:eastAsia="Arial Nova" w:cs="Arial Nova"/>
          <w:b w:val="0"/>
          <w:bCs w:val="0"/>
        </w:rPr>
      </w:pPr>
    </w:p>
    <w:p w:rsidR="24EFE712" w:rsidP="4D07E197" w:rsidRDefault="24EFE712" w14:paraId="09E2FF65" w14:textId="60519E68">
      <w:pPr>
        <w:pStyle w:val="Normal"/>
        <w:spacing w:before="240" w:after="240"/>
        <w:rPr>
          <w:rFonts w:ascii="Arial Nova" w:hAnsi="Arial Nova" w:eastAsia="Arial Nova" w:cs="Arial Nova"/>
        </w:rPr>
      </w:pPr>
    </w:p>
    <w:p w:rsidR="48F9416C" w:rsidP="1CDFFF02" w:rsidRDefault="48F9416C" w14:paraId="1E2688C6" w14:textId="436C5EAB">
      <w:pPr>
        <w:pStyle w:val="Heading3"/>
        <w:spacing w:before="246" w:beforeAutospacing="off" w:after="246" w:afterAutospacing="off" w:line="300" w:lineRule="auto"/>
        <w:jc w:val="both"/>
        <w:rPr>
          <w:rFonts w:ascii="Arial Nova" w:hAnsi="Arial Nova" w:eastAsia="Arial Nova" w:cs="Arial Nova"/>
          <w:b w:val="1"/>
          <w:bCs w:val="1"/>
          <w:i w:val="0"/>
          <w:iCs w:val="0"/>
          <w:noProof w:val="0"/>
          <w:sz w:val="36"/>
          <w:szCs w:val="36"/>
          <w:lang w:val="pt-BR"/>
        </w:rPr>
      </w:pPr>
      <w:r w:rsidRPr="1CDFFF02" w:rsidR="48F9416C">
        <w:rPr>
          <w:rFonts w:ascii="Arial Nova" w:hAnsi="Arial Nova" w:eastAsia="Arial Nova" w:cs="Arial Nova"/>
          <w:b w:val="1"/>
          <w:bCs w:val="1"/>
          <w:i w:val="0"/>
          <w:iCs w:val="0"/>
          <w:noProof w:val="0"/>
          <w:sz w:val="36"/>
          <w:szCs w:val="36"/>
          <w:lang w:val="pt-BR"/>
        </w:rPr>
        <w:t>Conclusão</w:t>
      </w:r>
    </w:p>
    <w:p w:rsidR="48F9416C" w:rsidP="24592246" w:rsidRDefault="48F9416C" w14:paraId="5A09A90C" w14:textId="583708AE">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78DAAB44">
        <w:rPr>
          <w:rFonts w:ascii="Arial Nova" w:hAnsi="Arial Nova" w:eastAsia="Arial Nova" w:cs="Arial Nova"/>
          <w:b w:val="0"/>
          <w:bCs w:val="0"/>
          <w:i w:val="0"/>
          <w:iCs w:val="0"/>
          <w:noProof w:val="0"/>
          <w:sz w:val="24"/>
          <w:szCs w:val="24"/>
          <w:lang w:val="pt-BR"/>
        </w:rPr>
        <w:t xml:space="preserve">O desenvolvimento de um modelo de custos </w:t>
      </w:r>
      <w:r w:rsidRPr="24592246" w:rsidR="78DAAB44">
        <w:rPr>
          <w:rFonts w:ascii="Arial Nova" w:hAnsi="Arial Nova" w:eastAsia="Arial Nova" w:cs="Arial Nova"/>
          <w:b w:val="0"/>
          <w:bCs w:val="0"/>
          <w:i w:val="0"/>
          <w:iCs w:val="0"/>
          <w:noProof w:val="0"/>
          <w:sz w:val="24"/>
          <w:szCs w:val="24"/>
          <w:lang w:val="pt-BR"/>
        </w:rPr>
        <w:t>robusto, transparente e replicável</w:t>
      </w:r>
      <w:r w:rsidRPr="24592246" w:rsidR="78DAAB44">
        <w:rPr>
          <w:rFonts w:ascii="Arial Nova" w:hAnsi="Arial Nova" w:eastAsia="Arial Nova" w:cs="Arial Nova"/>
          <w:b w:val="0"/>
          <w:bCs w:val="0"/>
          <w:i w:val="0"/>
          <w:iCs w:val="0"/>
          <w:noProof w:val="0"/>
          <w:sz w:val="24"/>
          <w:szCs w:val="24"/>
          <w:lang w:val="pt-BR"/>
        </w:rPr>
        <w:t xml:space="preserve"> representa um marco na modernização da Administração Pública e na consolidação de uma cultura de </w:t>
      </w:r>
      <w:r w:rsidRPr="24592246" w:rsidR="78DAAB44">
        <w:rPr>
          <w:rFonts w:ascii="Arial Nova" w:hAnsi="Arial Nova" w:eastAsia="Arial Nova" w:cs="Arial Nova"/>
          <w:b w:val="0"/>
          <w:bCs w:val="0"/>
          <w:i w:val="0"/>
          <w:iCs w:val="0"/>
          <w:noProof w:val="0"/>
          <w:sz w:val="24"/>
          <w:szCs w:val="24"/>
          <w:lang w:val="pt-BR"/>
        </w:rPr>
        <w:t>decisão orientada por evidências</w:t>
      </w:r>
      <w:r w:rsidRPr="24592246" w:rsidR="78DAAB44">
        <w:rPr>
          <w:rFonts w:ascii="Arial Nova" w:hAnsi="Arial Nova" w:eastAsia="Arial Nova" w:cs="Arial Nova"/>
          <w:b w:val="0"/>
          <w:bCs w:val="0"/>
          <w:i w:val="0"/>
          <w:iCs w:val="0"/>
          <w:noProof w:val="0"/>
          <w:sz w:val="24"/>
          <w:szCs w:val="24"/>
          <w:lang w:val="pt-BR"/>
        </w:rPr>
        <w:t xml:space="preserve">. Ao integrar a </w:t>
      </w:r>
      <w:r w:rsidRPr="24592246" w:rsidR="78DAAB44">
        <w:rPr>
          <w:rFonts w:ascii="Arial Nova" w:hAnsi="Arial Nova" w:eastAsia="Arial Nova" w:cs="Arial Nova"/>
          <w:b w:val="0"/>
          <w:bCs w:val="0"/>
          <w:i w:val="0"/>
          <w:iCs w:val="0"/>
          <w:noProof w:val="0"/>
          <w:sz w:val="24"/>
          <w:szCs w:val="24"/>
          <w:lang w:val="pt-BR"/>
        </w:rPr>
        <w:t>padronização de etapas</w:t>
      </w:r>
      <w:r w:rsidRPr="24592246" w:rsidR="78DAAB44">
        <w:rPr>
          <w:rFonts w:ascii="Arial Nova" w:hAnsi="Arial Nova" w:eastAsia="Arial Nova" w:cs="Arial Nova"/>
          <w:b w:val="0"/>
          <w:bCs w:val="0"/>
          <w:i w:val="0"/>
          <w:iCs w:val="0"/>
          <w:noProof w:val="0"/>
          <w:sz w:val="24"/>
          <w:szCs w:val="24"/>
          <w:lang w:val="pt-BR"/>
        </w:rPr>
        <w:t xml:space="preserve"> com uma </w:t>
      </w:r>
      <w:r w:rsidRPr="24592246" w:rsidR="78DAAB44">
        <w:rPr>
          <w:rFonts w:ascii="Arial Nova" w:hAnsi="Arial Nova" w:eastAsia="Arial Nova" w:cs="Arial Nova"/>
          <w:b w:val="0"/>
          <w:bCs w:val="0"/>
          <w:i w:val="0"/>
          <w:iCs w:val="0"/>
          <w:noProof w:val="0"/>
          <w:sz w:val="24"/>
          <w:szCs w:val="24"/>
          <w:lang w:val="pt-BR"/>
        </w:rPr>
        <w:t>arquitetura analítica consistente</w:t>
      </w:r>
      <w:r w:rsidRPr="24592246" w:rsidR="78DAAB44">
        <w:rPr>
          <w:rFonts w:ascii="Arial Nova" w:hAnsi="Arial Nova" w:eastAsia="Arial Nova" w:cs="Arial Nova"/>
          <w:b w:val="0"/>
          <w:bCs w:val="0"/>
          <w:i w:val="0"/>
          <w:iCs w:val="0"/>
          <w:noProof w:val="0"/>
          <w:sz w:val="24"/>
          <w:szCs w:val="24"/>
          <w:lang w:val="pt-BR"/>
        </w:rPr>
        <w:t xml:space="preserve"> — apoiada em dados oficiais, métodos conservadores de estimativa e instrumentos tecnológicos adequados — a Secretaria de Governo Digital (SGD) instituirá um </w:t>
      </w:r>
      <w:r w:rsidRPr="24592246" w:rsidR="78DAAB44">
        <w:rPr>
          <w:rFonts w:ascii="Arial Nova" w:hAnsi="Arial Nova" w:eastAsia="Arial Nova" w:cs="Arial Nova"/>
          <w:b w:val="0"/>
          <w:bCs w:val="0"/>
          <w:i w:val="0"/>
          <w:iCs w:val="0"/>
          <w:noProof w:val="0"/>
          <w:sz w:val="24"/>
          <w:szCs w:val="24"/>
          <w:lang w:val="pt-BR"/>
        </w:rPr>
        <w:t>referencial metodológico</w:t>
      </w:r>
      <w:r w:rsidRPr="24592246" w:rsidR="78DAAB44">
        <w:rPr>
          <w:rFonts w:ascii="Arial Nova" w:hAnsi="Arial Nova" w:eastAsia="Arial Nova" w:cs="Arial Nova"/>
          <w:b w:val="0"/>
          <w:bCs w:val="0"/>
          <w:i w:val="0"/>
          <w:iCs w:val="0"/>
          <w:noProof w:val="0"/>
          <w:sz w:val="24"/>
          <w:szCs w:val="24"/>
          <w:lang w:val="pt-BR"/>
        </w:rPr>
        <w:t xml:space="preserve"> capaz de mensurar de forma confiável os benefícios da transformação digital, ampliando a eficiência do Estado e a qualidade dos serviços prestados à população.</w:t>
      </w:r>
    </w:p>
    <w:p w:rsidR="48F9416C" w:rsidP="24592246" w:rsidRDefault="48F9416C" w14:paraId="15072589" w14:textId="48D1FAA9">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78DAAB44">
        <w:rPr>
          <w:rFonts w:ascii="Arial Nova" w:hAnsi="Arial Nova" w:eastAsia="Arial Nova" w:cs="Arial Nova"/>
          <w:b w:val="0"/>
          <w:bCs w:val="0"/>
          <w:i w:val="0"/>
          <w:iCs w:val="0"/>
          <w:noProof w:val="0"/>
          <w:sz w:val="24"/>
          <w:szCs w:val="24"/>
          <w:lang w:val="pt-BR"/>
        </w:rPr>
        <w:t xml:space="preserve">A sistematização proposta neste guia permite que </w:t>
      </w:r>
      <w:r w:rsidRPr="24592246" w:rsidR="78DAAB44">
        <w:rPr>
          <w:rFonts w:ascii="Arial Nova" w:hAnsi="Arial Nova" w:eastAsia="Arial Nova" w:cs="Arial Nova"/>
          <w:b w:val="0"/>
          <w:bCs w:val="0"/>
          <w:i w:val="0"/>
          <w:iCs w:val="0"/>
          <w:noProof w:val="0"/>
          <w:sz w:val="24"/>
          <w:szCs w:val="24"/>
          <w:lang w:val="pt-BR"/>
        </w:rPr>
        <w:t>ganhos econômicos, sociais e ambientais</w:t>
      </w:r>
      <w:r w:rsidRPr="24592246" w:rsidR="78DAAB44">
        <w:rPr>
          <w:rFonts w:ascii="Arial Nova" w:hAnsi="Arial Nova" w:eastAsia="Arial Nova" w:cs="Arial Nova"/>
          <w:b w:val="0"/>
          <w:bCs w:val="0"/>
          <w:i w:val="0"/>
          <w:iCs w:val="0"/>
          <w:noProof w:val="0"/>
          <w:sz w:val="24"/>
          <w:szCs w:val="24"/>
          <w:lang w:val="pt-BR"/>
        </w:rPr>
        <w:t xml:space="preserve"> decorrentes da digitalização sejam mensurados de forma clara, auditável e comparável ao longo do tempo. A partir do </w:t>
      </w:r>
      <w:r w:rsidRPr="24592246" w:rsidR="78DAAB44">
        <w:rPr>
          <w:rFonts w:ascii="Arial Nova" w:hAnsi="Arial Nova" w:eastAsia="Arial Nova" w:cs="Arial Nova"/>
          <w:b w:val="0"/>
          <w:bCs w:val="0"/>
          <w:i w:val="0"/>
          <w:iCs w:val="0"/>
          <w:noProof w:val="0"/>
          <w:sz w:val="24"/>
          <w:szCs w:val="24"/>
          <w:lang w:val="pt-BR"/>
        </w:rPr>
        <w:t>cômputo desagregado por serviço e ente</w:t>
      </w:r>
      <w:r w:rsidRPr="24592246" w:rsidR="78DAAB44">
        <w:rPr>
          <w:rFonts w:ascii="Arial Nova" w:hAnsi="Arial Nova" w:eastAsia="Arial Nova" w:cs="Arial Nova"/>
          <w:b w:val="0"/>
          <w:bCs w:val="0"/>
          <w:i w:val="0"/>
          <w:iCs w:val="0"/>
          <w:noProof w:val="0"/>
          <w:sz w:val="24"/>
          <w:szCs w:val="24"/>
          <w:lang w:val="pt-BR"/>
        </w:rPr>
        <w:t xml:space="preserve">, e da consequente consolidação em painéis de monitoramento, o governo passa a dispor de um </w:t>
      </w:r>
      <w:r w:rsidRPr="24592246" w:rsidR="78DAAB44">
        <w:rPr>
          <w:rFonts w:ascii="Arial Nova" w:hAnsi="Arial Nova" w:eastAsia="Arial Nova" w:cs="Arial Nova"/>
          <w:b w:val="0"/>
          <w:bCs w:val="0"/>
          <w:i w:val="0"/>
          <w:iCs w:val="0"/>
          <w:noProof w:val="0"/>
          <w:sz w:val="24"/>
          <w:szCs w:val="24"/>
          <w:lang w:val="pt-BR"/>
        </w:rPr>
        <w:t>instrumento de gestão</w:t>
      </w:r>
      <w:r w:rsidRPr="24592246" w:rsidR="78DAAB44">
        <w:rPr>
          <w:rFonts w:ascii="Arial Nova" w:hAnsi="Arial Nova" w:eastAsia="Arial Nova" w:cs="Arial Nova"/>
          <w:b w:val="0"/>
          <w:bCs w:val="0"/>
          <w:i w:val="0"/>
          <w:iCs w:val="0"/>
          <w:noProof w:val="0"/>
          <w:sz w:val="24"/>
          <w:szCs w:val="24"/>
          <w:lang w:val="pt-BR"/>
        </w:rPr>
        <w:t xml:space="preserve"> que sustenta o planejamento, orienta a priorização de iniciativas e </w:t>
      </w:r>
      <w:r w:rsidRPr="24592246" w:rsidR="78DAAB44">
        <w:rPr>
          <w:rFonts w:ascii="Arial Nova" w:hAnsi="Arial Nova" w:eastAsia="Arial Nova" w:cs="Arial Nova"/>
          <w:b w:val="0"/>
          <w:bCs w:val="0"/>
          <w:i w:val="0"/>
          <w:iCs w:val="0"/>
          <w:noProof w:val="0"/>
          <w:sz w:val="24"/>
          <w:szCs w:val="24"/>
          <w:lang w:val="pt-BR"/>
        </w:rPr>
        <w:t>qualifica a alocação de recursos públicos</w:t>
      </w:r>
      <w:r w:rsidRPr="24592246" w:rsidR="78DAAB44">
        <w:rPr>
          <w:rFonts w:ascii="Arial Nova" w:hAnsi="Arial Nova" w:eastAsia="Arial Nova" w:cs="Arial Nova"/>
          <w:b w:val="0"/>
          <w:bCs w:val="0"/>
          <w:i w:val="0"/>
          <w:iCs w:val="0"/>
          <w:noProof w:val="0"/>
          <w:sz w:val="24"/>
          <w:szCs w:val="24"/>
          <w:lang w:val="pt-BR"/>
        </w:rPr>
        <w:t xml:space="preserve">, privilegiando projetos com melhor relação entre custo, risco e impacto. Desse modo, a administração avança na direção de um Estado </w:t>
      </w:r>
      <w:r w:rsidRPr="24592246" w:rsidR="78DAAB44">
        <w:rPr>
          <w:rFonts w:ascii="Arial Nova" w:hAnsi="Arial Nova" w:eastAsia="Arial Nova" w:cs="Arial Nova"/>
          <w:b w:val="0"/>
          <w:bCs w:val="0"/>
          <w:i w:val="0"/>
          <w:iCs w:val="0"/>
          <w:noProof w:val="0"/>
          <w:sz w:val="24"/>
          <w:szCs w:val="24"/>
          <w:lang w:val="pt-BR"/>
        </w:rPr>
        <w:t>mais eficiente, responsivo e responsável</w:t>
      </w:r>
      <w:r w:rsidRPr="24592246" w:rsidR="78DAAB44">
        <w:rPr>
          <w:rFonts w:ascii="Arial Nova" w:hAnsi="Arial Nova" w:eastAsia="Arial Nova" w:cs="Arial Nova"/>
          <w:b w:val="0"/>
          <w:bCs w:val="0"/>
          <w:i w:val="0"/>
          <w:iCs w:val="0"/>
          <w:noProof w:val="0"/>
          <w:sz w:val="24"/>
          <w:szCs w:val="24"/>
          <w:lang w:val="pt-BR"/>
        </w:rPr>
        <w:t>, capaz de comunicar à sociedade, de forma objetiva e tempestiva, os resultados alcançados.</w:t>
      </w:r>
    </w:p>
    <w:p w:rsidR="48F9416C" w:rsidP="7AAFAA3E" w:rsidRDefault="48F9416C" w14:paraId="4EA7DCAF" w14:textId="44D5BF58">
      <w:pPr>
        <w:spacing w:before="210" w:beforeAutospacing="off" w:after="210" w:afterAutospacing="off" w:line="300" w:lineRule="auto"/>
        <w:jc w:val="both"/>
        <w:rPr>
          <w:ins w:author="Lucas Roberto de Azevedo Ferreira" w:date="2026-05-12T18:24:12.453Z" w16du:dateUtc="2026-05-12T18:24:12.453Z" w:id="1950706641"/>
          <w:rFonts w:ascii="Arial Nova" w:hAnsi="Arial Nova" w:eastAsia="Arial Nova" w:cs="Arial Nova"/>
          <w:b w:val="0"/>
          <w:bCs w:val="0"/>
          <w:i w:val="0"/>
          <w:iCs w:val="0"/>
          <w:noProof w:val="0"/>
          <w:sz w:val="24"/>
          <w:szCs w:val="24"/>
          <w:lang w:val="pt-BR"/>
        </w:rPr>
      </w:pPr>
      <w:r w:rsidRPr="7AAFAA3E" w:rsidR="6B756334">
        <w:rPr>
          <w:rFonts w:ascii="Arial Nova" w:hAnsi="Arial Nova" w:eastAsia="Arial Nova" w:cs="Arial Nova"/>
          <w:b w:val="0"/>
          <w:bCs w:val="0"/>
          <w:i w:val="0"/>
          <w:iCs w:val="0"/>
          <w:noProof w:val="0"/>
          <w:sz w:val="24"/>
          <w:szCs w:val="24"/>
          <w:lang w:val="pt-BR"/>
        </w:rPr>
        <w:t xml:space="preserve">Outro aspecto central do modelo é </w:t>
      </w:r>
      <w:r w:rsidRPr="7AAFAA3E" w:rsidR="6B756334">
        <w:rPr>
          <w:rFonts w:ascii="Arial Nova" w:hAnsi="Arial Nova" w:eastAsia="Arial Nova" w:cs="Arial Nova"/>
          <w:b w:val="0"/>
          <w:bCs w:val="0"/>
          <w:i w:val="0"/>
          <w:iCs w:val="0"/>
          <w:noProof w:val="0"/>
          <w:sz w:val="24"/>
          <w:szCs w:val="24"/>
          <w:lang w:val="pt-BR"/>
        </w:rPr>
        <w:t>sua</w:t>
      </w:r>
      <w:r w:rsidRPr="7AAFAA3E" w:rsidR="6B756334">
        <w:rPr>
          <w:rFonts w:ascii="Arial Nova" w:hAnsi="Arial Nova" w:eastAsia="Arial Nova" w:cs="Arial Nova"/>
          <w:b w:val="0"/>
          <w:bCs w:val="0"/>
          <w:i w:val="0"/>
          <w:iCs w:val="0"/>
          <w:noProof w:val="0"/>
          <w:sz w:val="24"/>
          <w:szCs w:val="24"/>
          <w:lang w:val="pt-BR"/>
        </w:rPr>
        <w:t xml:space="preserve"> </w:t>
      </w:r>
      <w:r w:rsidRPr="7AAFAA3E" w:rsidR="6B756334">
        <w:rPr>
          <w:rFonts w:ascii="Arial Nova" w:hAnsi="Arial Nova" w:eastAsia="Arial Nova" w:cs="Arial Nova"/>
          <w:b w:val="0"/>
          <w:bCs w:val="0"/>
          <w:i w:val="0"/>
          <w:iCs w:val="0"/>
          <w:noProof w:val="0"/>
          <w:sz w:val="24"/>
          <w:szCs w:val="24"/>
          <w:lang w:val="pt-BR"/>
        </w:rPr>
        <w:t>replicabilidade</w:t>
      </w:r>
      <w:r w:rsidRPr="7AAFAA3E" w:rsidR="6B756334">
        <w:rPr>
          <w:rFonts w:ascii="Arial Nova" w:hAnsi="Arial Nova" w:eastAsia="Arial Nova" w:cs="Arial Nova"/>
          <w:b w:val="0"/>
          <w:bCs w:val="0"/>
          <w:i w:val="0"/>
          <w:iCs w:val="0"/>
          <w:noProof w:val="0"/>
          <w:sz w:val="24"/>
          <w:szCs w:val="24"/>
          <w:lang w:val="pt-BR"/>
        </w:rPr>
        <w:t xml:space="preserve">. Ao adotar um rol padronizado de etapas, variáveis atualizáveis e critérios metodológicos prudenciais, a abordagem aqui consolidada </w:t>
      </w:r>
      <w:r w:rsidRPr="7AAFAA3E" w:rsidR="6B756334">
        <w:rPr>
          <w:rFonts w:ascii="Arial Nova" w:hAnsi="Arial Nova" w:eastAsia="Arial Nova" w:cs="Arial Nova"/>
          <w:b w:val="0"/>
          <w:bCs w:val="0"/>
          <w:i w:val="0"/>
          <w:iCs w:val="0"/>
          <w:noProof w:val="0"/>
          <w:sz w:val="24"/>
          <w:szCs w:val="24"/>
          <w:lang w:val="pt-BR"/>
        </w:rPr>
        <w:t>facilita a adoção por entes subnacionais</w:t>
      </w:r>
      <w:r w:rsidRPr="7AAFAA3E" w:rsidR="6B756334">
        <w:rPr>
          <w:rFonts w:ascii="Arial Nova" w:hAnsi="Arial Nova" w:eastAsia="Arial Nova" w:cs="Arial Nova"/>
          <w:b w:val="0"/>
          <w:bCs w:val="0"/>
          <w:i w:val="0"/>
          <w:iCs w:val="0"/>
          <w:noProof w:val="0"/>
          <w:sz w:val="24"/>
          <w:szCs w:val="24"/>
          <w:lang w:val="pt-BR"/>
        </w:rPr>
        <w:t xml:space="preserve">, respeitadas suas particularidades institucionais e operacionais. Essa característica reduz barreiras técnicas, </w:t>
      </w:r>
      <w:r w:rsidRPr="7AAFAA3E" w:rsidR="6B756334">
        <w:rPr>
          <w:rFonts w:ascii="Arial Nova" w:hAnsi="Arial Nova" w:eastAsia="Arial Nova" w:cs="Arial Nova"/>
          <w:b w:val="0"/>
          <w:bCs w:val="0"/>
          <w:i w:val="0"/>
          <w:iCs w:val="0"/>
          <w:noProof w:val="0"/>
          <w:sz w:val="24"/>
          <w:szCs w:val="24"/>
          <w:lang w:val="pt-BR"/>
        </w:rPr>
        <w:t>estimula a homogeneidade de critérios</w:t>
      </w:r>
      <w:r w:rsidRPr="7AAFAA3E" w:rsidR="6B756334">
        <w:rPr>
          <w:rFonts w:ascii="Arial Nova" w:hAnsi="Arial Nova" w:eastAsia="Arial Nova" w:cs="Arial Nova"/>
          <w:b w:val="0"/>
          <w:bCs w:val="0"/>
          <w:i w:val="0"/>
          <w:iCs w:val="0"/>
          <w:noProof w:val="0"/>
          <w:sz w:val="24"/>
          <w:szCs w:val="24"/>
          <w:lang w:val="pt-BR"/>
        </w:rPr>
        <w:t xml:space="preserve"> e viabiliza comparações horizontais entre órgãos e esferas de governo, fomentando </w:t>
      </w:r>
      <w:r w:rsidRPr="7AAFAA3E" w:rsidR="6B756334">
        <w:rPr>
          <w:rFonts w:ascii="Arial Nova" w:hAnsi="Arial Nova" w:eastAsia="Arial Nova" w:cs="Arial Nova"/>
          <w:b w:val="0"/>
          <w:bCs w:val="0"/>
          <w:i w:val="0"/>
          <w:iCs w:val="0"/>
          <w:noProof w:val="0"/>
          <w:sz w:val="24"/>
          <w:szCs w:val="24"/>
          <w:lang w:val="pt-BR"/>
        </w:rPr>
        <w:t>cooperação federativa</w:t>
      </w:r>
      <w:r w:rsidRPr="7AAFAA3E" w:rsidR="6B756334">
        <w:rPr>
          <w:rFonts w:ascii="Arial Nova" w:hAnsi="Arial Nova" w:eastAsia="Arial Nova" w:cs="Arial Nova"/>
          <w:b w:val="0"/>
          <w:bCs w:val="0"/>
          <w:i w:val="0"/>
          <w:iCs w:val="0"/>
          <w:noProof w:val="0"/>
          <w:sz w:val="24"/>
          <w:szCs w:val="24"/>
          <w:lang w:val="pt-BR"/>
        </w:rPr>
        <w:t xml:space="preserve"> e o compartilhamento de boas práticas.</w:t>
      </w:r>
    </w:p>
    <w:p w:rsidR="5845C5F8" w:rsidP="7AAFAA3E" w:rsidRDefault="5845C5F8" w14:paraId="325D111A" w14:textId="53E8E9F7">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ins w:author="Lucas Roberto de Azevedo Ferreira" w:date="2026-05-12T18:24:58.463Z" w16du:dateUtc="2026-05-12T18:24:58.463Z" w:id="575228105">
        <w:r w:rsidRPr="7AAFAA3E" w:rsidR="5845C5F8">
          <w:rPr>
            <w:rFonts w:ascii="Arial Nova" w:hAnsi="Arial Nova" w:eastAsia="Arial Nova" w:cs="Arial Nova"/>
            <w:b w:val="0"/>
            <w:bCs w:val="0"/>
            <w:i w:val="0"/>
            <w:iCs w:val="0"/>
            <w:noProof w:val="0"/>
            <w:sz w:val="24"/>
            <w:szCs w:val="24"/>
            <w:lang w:val="pt-BR"/>
          </w:rPr>
          <w:t xml:space="preserve">O aspecto de replicabilidade possibilitou outro grande diferencial do modelo que é a sua integração </w:t>
        </w:r>
      </w:ins>
      <w:ins w:author="Lucas Roberto de Azevedo Ferreira" w:date="2026-05-12T18:25:58.832Z" w16du:dateUtc="2026-05-12T18:25:58.832Z" w:id="1578711570">
        <w:r w:rsidRPr="7AAFAA3E" w:rsidR="5845C5F8">
          <w:rPr>
            <w:rFonts w:ascii="Arial Nova" w:hAnsi="Arial Nova" w:eastAsia="Arial Nova" w:cs="Arial Nova"/>
            <w:b w:val="0"/>
            <w:bCs w:val="0"/>
            <w:i w:val="0"/>
            <w:iCs w:val="0"/>
            <w:noProof w:val="0"/>
            <w:sz w:val="24"/>
            <w:szCs w:val="24"/>
            <w:lang w:val="pt-BR"/>
          </w:rPr>
          <w:t xml:space="preserve">e </w:t>
        </w:r>
        <w:r w:rsidRPr="7AAFAA3E" w:rsidR="584FA487">
          <w:rPr>
            <w:rFonts w:ascii="Arial Nova" w:hAnsi="Arial Nova" w:eastAsia="Arial Nova" w:cs="Arial Nova"/>
            <w:b w:val="0"/>
            <w:bCs w:val="0"/>
            <w:i w:val="0"/>
            <w:iCs w:val="0"/>
            <w:noProof w:val="0"/>
            <w:sz w:val="24"/>
            <w:szCs w:val="24"/>
            <w:lang w:val="pt-BR"/>
          </w:rPr>
          <w:t xml:space="preserve">orientação com o Portal Gov.br. Essa diretriz tornou possível que o modelo de custo </w:t>
        </w:r>
      </w:ins>
      <w:ins w:author="Lucas Roberto de Azevedo Ferreira" w:date="2026-05-12T18:31:12.906Z" w16du:dateUtc="2026-05-12T18:31:12.906Z" w:id="349706486">
        <w:r w:rsidRPr="7AAFAA3E" w:rsidR="3AEC1A88">
          <w:rPr>
            <w:rFonts w:ascii="Arial Nova" w:hAnsi="Arial Nova" w:eastAsia="Arial Nova" w:cs="Arial Nova"/>
            <w:b w:val="0"/>
            <w:bCs w:val="0"/>
            <w:i w:val="0"/>
            <w:iCs w:val="0"/>
            <w:noProof w:val="0"/>
            <w:sz w:val="24"/>
            <w:szCs w:val="24"/>
            <w:lang w:val="pt-BR"/>
          </w:rPr>
          <w:t>faça uso direto do</w:t>
        </w:r>
      </w:ins>
      <w:ins w:author="Lucas Roberto de Azevedo Ferreira" w:date="2026-05-12T18:26:34.414Z" w16du:dateUtc="2026-05-12T18:26:34.414Z" w:id="173412936">
        <w:r w:rsidRPr="7AAFAA3E" w:rsidR="584FA487">
          <w:rPr>
            <w:rFonts w:ascii="Arial Nova" w:hAnsi="Arial Nova" w:eastAsia="Arial Nova" w:cs="Arial Nova"/>
            <w:b w:val="0"/>
            <w:bCs w:val="0"/>
            <w:i w:val="0"/>
            <w:iCs w:val="0"/>
            <w:noProof w:val="0"/>
            <w:sz w:val="24"/>
            <w:szCs w:val="24"/>
            <w:lang w:val="pt-BR"/>
          </w:rPr>
          <w:t xml:space="preserve">s dados do Portal Gov.br, </w:t>
        </w:r>
        <w:r w:rsidRPr="7AAFAA3E" w:rsidR="762F2B4B">
          <w:rPr>
            <w:rFonts w:ascii="Arial Nova" w:hAnsi="Arial Nova" w:eastAsia="Arial Nova" w:cs="Arial Nova"/>
            <w:b w:val="0"/>
            <w:bCs w:val="0"/>
            <w:i w:val="0"/>
            <w:iCs w:val="0"/>
            <w:noProof w:val="0"/>
            <w:sz w:val="24"/>
            <w:szCs w:val="24"/>
            <w:lang w:val="pt-BR"/>
          </w:rPr>
          <w:t>reduzindo, significa</w:t>
        </w:r>
      </w:ins>
      <w:ins w:author="Lucas Roberto de Azevedo Ferreira" w:date="2026-05-12T18:27:04.979Z" w16du:dateUtc="2026-05-12T18:27:04.979Z" w:id="1518732330">
        <w:r w:rsidRPr="7AAFAA3E" w:rsidR="762F2B4B">
          <w:rPr>
            <w:rFonts w:ascii="Arial Nova" w:hAnsi="Arial Nova" w:eastAsia="Arial Nova" w:cs="Arial Nova"/>
            <w:b w:val="0"/>
            <w:bCs w:val="0"/>
            <w:i w:val="0"/>
            <w:iCs w:val="0"/>
            <w:noProof w:val="0"/>
            <w:sz w:val="24"/>
            <w:szCs w:val="24"/>
            <w:lang w:val="pt-BR"/>
          </w:rPr>
          <w:t>tivamente, a necessidade de</w:t>
        </w:r>
      </w:ins>
      <w:ins w:author="Lucas Roberto de Azevedo Ferreira" w:date="2026-05-12T18:26:34.414Z" w16du:dateUtc="2026-05-12T18:26:34.414Z" w:id="746603884">
        <w:r w:rsidRPr="7AAFAA3E" w:rsidR="09D990EB">
          <w:rPr>
            <w:rFonts w:ascii="Arial Nova" w:hAnsi="Arial Nova" w:eastAsia="Arial Nova" w:cs="Arial Nova"/>
            <w:b w:val="0"/>
            <w:bCs w:val="0"/>
            <w:i w:val="0"/>
            <w:iCs w:val="0"/>
            <w:noProof w:val="0"/>
            <w:sz w:val="24"/>
            <w:szCs w:val="24"/>
            <w:lang w:val="pt-BR"/>
          </w:rPr>
          <w:t xml:space="preserve"> intervenção humana, </w:t>
        </w:r>
      </w:ins>
      <w:ins w:author="Lucas Roberto de Azevedo Ferreira" w:date="2026-05-12T18:27:37.814Z" w16du:dateUtc="2026-05-12T18:27:37.814Z" w:id="752537106">
        <w:r w:rsidRPr="7AAFAA3E" w:rsidR="4912B41D">
          <w:rPr>
            <w:rFonts w:ascii="Arial Nova" w:hAnsi="Arial Nova" w:eastAsia="Arial Nova" w:cs="Arial Nova"/>
            <w:b w:val="0"/>
            <w:bCs w:val="0"/>
            <w:i w:val="0"/>
            <w:iCs w:val="0"/>
            <w:noProof w:val="0"/>
            <w:sz w:val="24"/>
            <w:szCs w:val="24"/>
            <w:lang w:val="pt-BR"/>
          </w:rPr>
          <w:t xml:space="preserve">uma vez que os dados relacionados aos serviços, </w:t>
        </w:r>
      </w:ins>
      <w:ins w:author="Lucas Roberto de Azevedo Ferreira" w:date="2026-05-12T18:28:45.104Z" w16du:dateUtc="2026-05-12T18:28:45.104Z" w:id="572037962">
        <w:r w:rsidRPr="7AAFAA3E" w:rsidR="4912B41D">
          <w:rPr>
            <w:rFonts w:ascii="Arial Nova" w:hAnsi="Arial Nova" w:eastAsia="Arial Nova" w:cs="Arial Nova"/>
            <w:b w:val="0"/>
            <w:bCs w:val="0"/>
            <w:i w:val="0"/>
            <w:iCs w:val="0"/>
            <w:noProof w:val="0"/>
            <w:sz w:val="24"/>
            <w:szCs w:val="24"/>
            <w:lang w:val="pt-BR"/>
          </w:rPr>
          <w:t xml:space="preserve">cerne principal e fundamental que sustenta todo o modelo, </w:t>
        </w:r>
        <w:r w:rsidRPr="7AAFAA3E" w:rsidR="1D0D1140">
          <w:rPr>
            <w:rFonts w:ascii="Arial Nova" w:hAnsi="Arial Nova" w:eastAsia="Arial Nova" w:cs="Arial Nova"/>
            <w:b w:val="0"/>
            <w:bCs w:val="0"/>
            <w:i w:val="0"/>
            <w:iCs w:val="0"/>
            <w:noProof w:val="0"/>
            <w:sz w:val="24"/>
            <w:szCs w:val="24"/>
            <w:lang w:val="pt-BR"/>
          </w:rPr>
          <w:t>advém do</w:t>
        </w:r>
      </w:ins>
      <w:ins w:author="Lucas Roberto de Azevedo Ferreira" w:date="2026-05-12T18:32:03.076Z" w16du:dateUtc="2026-05-12T18:32:03.076Z" w:id="2050866151">
        <w:r w:rsidRPr="7AAFAA3E" w:rsidR="2D1E7CB3">
          <w:rPr>
            <w:rFonts w:ascii="Arial Nova" w:hAnsi="Arial Nova" w:eastAsia="Arial Nova" w:cs="Arial Nova"/>
            <w:b w:val="0"/>
            <w:bCs w:val="0"/>
            <w:i w:val="0"/>
            <w:iCs w:val="0"/>
            <w:noProof w:val="0"/>
            <w:sz w:val="24"/>
            <w:szCs w:val="24"/>
            <w:lang w:val="pt-BR"/>
          </w:rPr>
          <w:t xml:space="preserve"> próprio</w:t>
        </w:r>
      </w:ins>
      <w:ins w:author="Lucas Roberto de Azevedo Ferreira" w:date="2026-05-12T18:28:45.104Z" w16du:dateUtc="2026-05-12T18:28:45.104Z" w:id="1210900468">
        <w:r w:rsidRPr="7AAFAA3E" w:rsidR="1D0D1140">
          <w:rPr>
            <w:rFonts w:ascii="Arial Nova" w:hAnsi="Arial Nova" w:eastAsia="Arial Nova" w:cs="Arial Nova"/>
            <w:b w:val="0"/>
            <w:bCs w:val="0"/>
            <w:i w:val="0"/>
            <w:iCs w:val="0"/>
            <w:noProof w:val="0"/>
            <w:sz w:val="24"/>
            <w:szCs w:val="24"/>
            <w:lang w:val="pt-BR"/>
          </w:rPr>
          <w:t xml:space="preserve"> </w:t>
        </w:r>
      </w:ins>
      <w:ins w:author="Lucas Roberto de Azevedo Ferreira" w:date="2026-05-12T18:32:07.989Z" w16du:dateUtc="2026-05-12T18:32:07.989Z" w:id="520927364">
        <w:r w:rsidRPr="7AAFAA3E" w:rsidR="6DACBB61">
          <w:rPr>
            <w:rFonts w:ascii="Arial Nova" w:hAnsi="Arial Nova" w:eastAsia="Arial Nova" w:cs="Arial Nova"/>
            <w:b w:val="0"/>
            <w:bCs w:val="0"/>
            <w:i w:val="0"/>
            <w:iCs w:val="0"/>
            <w:noProof w:val="0"/>
            <w:sz w:val="24"/>
            <w:szCs w:val="24"/>
            <w:lang w:val="pt-BR"/>
          </w:rPr>
          <w:t xml:space="preserve">Portal </w:t>
        </w:r>
      </w:ins>
      <w:ins w:author="Lucas Roberto de Azevedo Ferreira" w:date="2026-05-12T18:28:45.104Z" w16du:dateUtc="2026-05-12T18:28:45.104Z" w:id="1891297195">
        <w:r w:rsidRPr="7AAFAA3E" w:rsidR="1D0D1140">
          <w:rPr>
            <w:rFonts w:ascii="Arial Nova" w:hAnsi="Arial Nova" w:eastAsia="Arial Nova" w:cs="Arial Nova"/>
            <w:b w:val="0"/>
            <w:bCs w:val="0"/>
            <w:i w:val="0"/>
            <w:iCs w:val="0"/>
            <w:noProof w:val="0"/>
            <w:sz w:val="24"/>
            <w:szCs w:val="24"/>
            <w:lang w:val="pt-BR"/>
          </w:rPr>
          <w:t xml:space="preserve">Gov.br, </w:t>
        </w:r>
      </w:ins>
      <w:ins w:author="Lucas Roberto de Azevedo Ferreira" w:date="2026-05-12T18:26:34.414Z" w16du:dateUtc="2026-05-12T18:26:34.414Z" w:id="686682836">
        <w:r w:rsidRPr="7AAFAA3E" w:rsidR="09D990EB">
          <w:rPr>
            <w:rFonts w:ascii="Arial Nova" w:hAnsi="Arial Nova" w:eastAsia="Arial Nova" w:cs="Arial Nova"/>
            <w:b w:val="0"/>
            <w:bCs w:val="0"/>
            <w:i w:val="0"/>
            <w:iCs w:val="0"/>
            <w:noProof w:val="0"/>
            <w:sz w:val="24"/>
            <w:szCs w:val="24"/>
            <w:lang w:val="pt-BR"/>
          </w:rPr>
          <w:t>resultando</w:t>
        </w:r>
      </w:ins>
      <w:ins w:author="Lucas Roberto de Azevedo Ferreira" w:date="2026-05-12T18:28:49.354Z" w16du:dateUtc="2026-05-12T18:28:49.354Z" w:id="817993081">
        <w:r w:rsidRPr="7AAFAA3E" w:rsidR="6248FACD">
          <w:rPr>
            <w:rFonts w:ascii="Arial Nova" w:hAnsi="Arial Nova" w:eastAsia="Arial Nova" w:cs="Arial Nova"/>
            <w:b w:val="0"/>
            <w:bCs w:val="0"/>
            <w:i w:val="0"/>
            <w:iCs w:val="0"/>
            <w:noProof w:val="0"/>
            <w:sz w:val="24"/>
            <w:szCs w:val="24"/>
            <w:lang w:val="pt-BR"/>
          </w:rPr>
          <w:t>, desta forma,</w:t>
        </w:r>
      </w:ins>
      <w:ins w:author="Lucas Roberto de Azevedo Ferreira" w:date="2026-05-12T18:26:34.414Z" w16du:dateUtc="2026-05-12T18:26:34.414Z" w:id="1398227529">
        <w:r w:rsidRPr="7AAFAA3E" w:rsidR="09D990EB">
          <w:rPr>
            <w:rFonts w:ascii="Arial Nova" w:hAnsi="Arial Nova" w:eastAsia="Arial Nova" w:cs="Arial Nova"/>
            <w:b w:val="0"/>
            <w:bCs w:val="0"/>
            <w:i w:val="0"/>
            <w:iCs w:val="0"/>
            <w:noProof w:val="0"/>
            <w:sz w:val="24"/>
            <w:szCs w:val="24"/>
            <w:lang w:val="pt-BR"/>
          </w:rPr>
          <w:t xml:space="preserve"> em estimativas mais confiáveis, padronizadas </w:t>
        </w:r>
      </w:ins>
      <w:ins w:author="Lucas Roberto de Azevedo Ferreira" w:date="2026-05-12T18:28:59.316Z" w16du:dateUtc="2026-05-12T18:28:59.316Z" w:id="547615567">
        <w:r w:rsidRPr="7AAFAA3E" w:rsidR="38697BEE">
          <w:rPr>
            <w:rFonts w:ascii="Arial Nova" w:hAnsi="Arial Nova" w:eastAsia="Arial Nova" w:cs="Arial Nova"/>
            <w:b w:val="0"/>
            <w:bCs w:val="0"/>
            <w:i w:val="0"/>
            <w:iCs w:val="0"/>
            <w:noProof w:val="0"/>
            <w:sz w:val="24"/>
            <w:szCs w:val="24"/>
            <w:lang w:val="pt-BR"/>
          </w:rPr>
          <w:t xml:space="preserve">e principalmente </w:t>
        </w:r>
      </w:ins>
      <w:ins w:author="Lucas Roberto de Azevedo Ferreira" w:date="2026-05-12T18:30:17.53Z" w16du:dateUtc="2026-05-12T18:30:17.53Z" w:id="1883474800">
        <w:r w:rsidRPr="7AAFAA3E" w:rsidR="2E8A6B36">
          <w:rPr>
            <w:rFonts w:ascii="Arial Nova" w:hAnsi="Arial Nova" w:eastAsia="Arial Nova" w:cs="Arial Nova"/>
            <w:b w:val="0"/>
            <w:bCs w:val="0"/>
            <w:i w:val="0"/>
            <w:iCs w:val="0"/>
            <w:noProof w:val="0"/>
            <w:sz w:val="24"/>
            <w:szCs w:val="24"/>
            <w:lang w:val="pt-BR"/>
          </w:rPr>
          <w:t>extinguindo a necessidade de coleta de dados manuais junto aos Órgãos públicos.</w:t>
        </w:r>
      </w:ins>
    </w:p>
    <w:p w:rsidR="48F9416C" w:rsidP="24592246" w:rsidRDefault="48F9416C" w14:paraId="57E15F6E" w14:textId="60C6383F">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78DAAB44">
        <w:rPr>
          <w:rFonts w:ascii="Arial Nova" w:hAnsi="Arial Nova" w:eastAsia="Arial Nova" w:cs="Arial Nova"/>
          <w:b w:val="0"/>
          <w:bCs w:val="0"/>
          <w:i w:val="0"/>
          <w:iCs w:val="0"/>
          <w:noProof w:val="0"/>
          <w:sz w:val="24"/>
          <w:szCs w:val="24"/>
          <w:lang w:val="pt-BR"/>
        </w:rPr>
        <w:t xml:space="preserve">O </w:t>
      </w:r>
      <w:r w:rsidRPr="24592246" w:rsidR="78DAAB44">
        <w:rPr>
          <w:rFonts w:ascii="Arial Nova" w:hAnsi="Arial Nova" w:eastAsia="Arial Nova" w:cs="Arial Nova"/>
          <w:b w:val="0"/>
          <w:bCs w:val="0"/>
          <w:i w:val="0"/>
          <w:iCs w:val="0"/>
          <w:noProof w:val="0"/>
          <w:sz w:val="24"/>
          <w:szCs w:val="24"/>
          <w:lang w:val="pt-BR"/>
        </w:rPr>
        <w:t>caráter incremental e evolutivo</w:t>
      </w:r>
      <w:r w:rsidRPr="24592246" w:rsidR="78DAAB44">
        <w:rPr>
          <w:rFonts w:ascii="Arial Nova" w:hAnsi="Arial Nova" w:eastAsia="Arial Nova" w:cs="Arial Nova"/>
          <w:b w:val="0"/>
          <w:bCs w:val="0"/>
          <w:i w:val="0"/>
          <w:iCs w:val="0"/>
          <w:noProof w:val="0"/>
          <w:sz w:val="24"/>
          <w:szCs w:val="24"/>
          <w:lang w:val="pt-BR"/>
        </w:rPr>
        <w:t xml:space="preserve"> do modelo reforça sua utilidade prática. A atualização periódica de variáveis, o refinamento de fontes, a incorporação de novos indicadores e a melhoria contínua das técnicas analíticas permitem </w:t>
      </w:r>
      <w:r w:rsidRPr="24592246" w:rsidR="78DAAB44">
        <w:rPr>
          <w:rFonts w:ascii="Arial Nova" w:hAnsi="Arial Nova" w:eastAsia="Arial Nova" w:cs="Arial Nova"/>
          <w:b w:val="0"/>
          <w:bCs w:val="0"/>
          <w:i w:val="0"/>
          <w:iCs w:val="0"/>
          <w:noProof w:val="0"/>
          <w:sz w:val="24"/>
          <w:szCs w:val="24"/>
          <w:lang w:val="pt-BR"/>
        </w:rPr>
        <w:t>aprimorar a acurácia</w:t>
      </w:r>
      <w:r w:rsidRPr="24592246" w:rsidR="78DAAB44">
        <w:rPr>
          <w:rFonts w:ascii="Arial Nova" w:hAnsi="Arial Nova" w:eastAsia="Arial Nova" w:cs="Arial Nova"/>
          <w:b w:val="0"/>
          <w:bCs w:val="0"/>
          <w:i w:val="0"/>
          <w:iCs w:val="0"/>
          <w:noProof w:val="0"/>
          <w:sz w:val="24"/>
          <w:szCs w:val="24"/>
          <w:lang w:val="pt-BR"/>
        </w:rPr>
        <w:t xml:space="preserve"> das mensurações e </w:t>
      </w:r>
      <w:r w:rsidRPr="24592246" w:rsidR="78DAAB44">
        <w:rPr>
          <w:rFonts w:ascii="Arial Nova" w:hAnsi="Arial Nova" w:eastAsia="Arial Nova" w:cs="Arial Nova"/>
          <w:b w:val="0"/>
          <w:bCs w:val="0"/>
          <w:i w:val="0"/>
          <w:iCs w:val="0"/>
          <w:noProof w:val="0"/>
          <w:sz w:val="24"/>
          <w:szCs w:val="24"/>
          <w:lang w:val="pt-BR"/>
        </w:rPr>
        <w:t>expandir o escopo</w:t>
      </w:r>
      <w:r w:rsidRPr="24592246" w:rsidR="78DAAB44">
        <w:rPr>
          <w:rFonts w:ascii="Arial Nova" w:hAnsi="Arial Nova" w:eastAsia="Arial Nova" w:cs="Arial Nova"/>
          <w:b w:val="0"/>
          <w:bCs w:val="0"/>
          <w:i w:val="0"/>
          <w:iCs w:val="0"/>
          <w:noProof w:val="0"/>
          <w:sz w:val="24"/>
          <w:szCs w:val="24"/>
          <w:lang w:val="pt-BR"/>
        </w:rPr>
        <w:t xml:space="preserve"> das análises. Ao mesmo tempo, a adoção deliberada de </w:t>
      </w:r>
      <w:r w:rsidRPr="24592246" w:rsidR="78DAAB44">
        <w:rPr>
          <w:rFonts w:ascii="Arial Nova" w:hAnsi="Arial Nova" w:eastAsia="Arial Nova" w:cs="Arial Nova"/>
          <w:b w:val="0"/>
          <w:bCs w:val="0"/>
          <w:i w:val="0"/>
          <w:iCs w:val="0"/>
          <w:noProof w:val="0"/>
          <w:sz w:val="24"/>
          <w:szCs w:val="24"/>
          <w:lang w:val="pt-BR"/>
        </w:rPr>
        <w:t>premissas conservadoras</w:t>
      </w:r>
      <w:r w:rsidRPr="24592246" w:rsidR="78DAAB44">
        <w:rPr>
          <w:rFonts w:ascii="Arial Nova" w:hAnsi="Arial Nova" w:eastAsia="Arial Nova" w:cs="Arial Nova"/>
          <w:b w:val="0"/>
          <w:bCs w:val="0"/>
          <w:i w:val="0"/>
          <w:iCs w:val="0"/>
          <w:noProof w:val="0"/>
          <w:sz w:val="24"/>
          <w:szCs w:val="24"/>
          <w:lang w:val="pt-BR"/>
        </w:rPr>
        <w:t xml:space="preserve"> preserva a credibilidade dos resultados, mitigando o risco de superestimações e assegurando que as decisões de política pública se apoiem em </w:t>
      </w:r>
      <w:r w:rsidRPr="24592246" w:rsidR="78DAAB44">
        <w:rPr>
          <w:rFonts w:ascii="Arial Nova" w:hAnsi="Arial Nova" w:eastAsia="Arial Nova" w:cs="Arial Nova"/>
          <w:b w:val="0"/>
          <w:bCs w:val="0"/>
          <w:i w:val="0"/>
          <w:iCs w:val="0"/>
          <w:noProof w:val="0"/>
          <w:sz w:val="24"/>
          <w:szCs w:val="24"/>
          <w:lang w:val="pt-BR"/>
        </w:rPr>
        <w:t>estimativas prudentes</w:t>
      </w:r>
      <w:r w:rsidRPr="24592246" w:rsidR="78DAAB44">
        <w:rPr>
          <w:rFonts w:ascii="Arial Nova" w:hAnsi="Arial Nova" w:eastAsia="Arial Nova" w:cs="Arial Nova"/>
          <w:b w:val="0"/>
          <w:bCs w:val="0"/>
          <w:i w:val="0"/>
          <w:iCs w:val="0"/>
          <w:noProof w:val="0"/>
          <w:sz w:val="24"/>
          <w:szCs w:val="24"/>
          <w:lang w:val="pt-BR"/>
        </w:rPr>
        <w:t xml:space="preserve"> e verificáveis.</w:t>
      </w:r>
    </w:p>
    <w:p w:rsidR="48F9416C" w:rsidP="24592246" w:rsidRDefault="48F9416C" w14:paraId="39286F11" w14:textId="013F3D27">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78DAAB44">
        <w:rPr>
          <w:rFonts w:ascii="Arial Nova" w:hAnsi="Arial Nova" w:eastAsia="Arial Nova" w:cs="Arial Nova"/>
          <w:b w:val="0"/>
          <w:bCs w:val="0"/>
          <w:i w:val="0"/>
          <w:iCs w:val="0"/>
          <w:noProof w:val="0"/>
          <w:sz w:val="24"/>
          <w:szCs w:val="24"/>
          <w:lang w:val="pt-BR"/>
        </w:rPr>
        <w:t xml:space="preserve">A </w:t>
      </w:r>
      <w:r w:rsidRPr="24592246" w:rsidR="78DAAB44">
        <w:rPr>
          <w:rFonts w:ascii="Arial Nova" w:hAnsi="Arial Nova" w:eastAsia="Arial Nova" w:cs="Arial Nova"/>
          <w:b w:val="0"/>
          <w:bCs w:val="0"/>
          <w:i w:val="0"/>
          <w:iCs w:val="0"/>
          <w:noProof w:val="0"/>
          <w:sz w:val="24"/>
          <w:szCs w:val="24"/>
          <w:lang w:val="pt-BR"/>
        </w:rPr>
        <w:t>transparência ativa</w:t>
      </w:r>
      <w:r w:rsidRPr="24592246" w:rsidR="78DAAB44">
        <w:rPr>
          <w:rFonts w:ascii="Arial Nova" w:hAnsi="Arial Nova" w:eastAsia="Arial Nova" w:cs="Arial Nova"/>
          <w:b w:val="0"/>
          <w:bCs w:val="0"/>
          <w:i w:val="0"/>
          <w:iCs w:val="0"/>
          <w:noProof w:val="0"/>
          <w:sz w:val="24"/>
          <w:szCs w:val="24"/>
          <w:lang w:val="pt-BR"/>
        </w:rPr>
        <w:t xml:space="preserve"> ocupa papel estruturante nesta iniciativa. Ao disponibilizar resultados em </w:t>
      </w:r>
      <w:r w:rsidRPr="24592246" w:rsidR="78DAAB44">
        <w:rPr>
          <w:rFonts w:ascii="Arial Nova" w:hAnsi="Arial Nova" w:eastAsia="Arial Nova" w:cs="Arial Nova"/>
          <w:b w:val="0"/>
          <w:bCs w:val="0"/>
          <w:i w:val="0"/>
          <w:iCs w:val="0"/>
          <w:noProof w:val="0"/>
          <w:sz w:val="24"/>
          <w:szCs w:val="24"/>
          <w:lang w:val="pt-BR"/>
        </w:rPr>
        <w:t>painéis interativos</w:t>
      </w:r>
      <w:r w:rsidRPr="24592246" w:rsidR="78DAAB44">
        <w:rPr>
          <w:rFonts w:ascii="Arial Nova" w:hAnsi="Arial Nova" w:eastAsia="Arial Nova" w:cs="Arial Nova"/>
          <w:b w:val="0"/>
          <w:bCs w:val="0"/>
          <w:i w:val="0"/>
          <w:iCs w:val="0"/>
          <w:noProof w:val="0"/>
          <w:sz w:val="24"/>
          <w:szCs w:val="24"/>
          <w:lang w:val="pt-BR"/>
        </w:rPr>
        <w:t xml:space="preserve">, com segmentações por sociedade e governo e com possibilidade de acompanhamento temporal, o modelo favorece a </w:t>
      </w:r>
      <w:r w:rsidRPr="24592246" w:rsidR="78DAAB44">
        <w:rPr>
          <w:rFonts w:ascii="Arial Nova" w:hAnsi="Arial Nova" w:eastAsia="Arial Nova" w:cs="Arial Nova"/>
          <w:b w:val="0"/>
          <w:bCs w:val="0"/>
          <w:i w:val="0"/>
          <w:iCs w:val="0"/>
          <w:noProof w:val="0"/>
          <w:sz w:val="24"/>
          <w:szCs w:val="24"/>
          <w:lang w:val="pt-BR"/>
        </w:rPr>
        <w:t>prestação de contas</w:t>
      </w:r>
      <w:r w:rsidRPr="24592246" w:rsidR="78DAAB44">
        <w:rPr>
          <w:rFonts w:ascii="Arial Nova" w:hAnsi="Arial Nova" w:eastAsia="Arial Nova" w:cs="Arial Nova"/>
          <w:b w:val="0"/>
          <w:bCs w:val="0"/>
          <w:i w:val="0"/>
          <w:iCs w:val="0"/>
          <w:noProof w:val="0"/>
          <w:sz w:val="24"/>
          <w:szCs w:val="24"/>
          <w:lang w:val="pt-BR"/>
        </w:rPr>
        <w:t xml:space="preserve">, o </w:t>
      </w:r>
      <w:r w:rsidRPr="24592246" w:rsidR="78DAAB44">
        <w:rPr>
          <w:rFonts w:ascii="Arial Nova" w:hAnsi="Arial Nova" w:eastAsia="Arial Nova" w:cs="Arial Nova"/>
          <w:b w:val="0"/>
          <w:bCs w:val="0"/>
          <w:i w:val="0"/>
          <w:iCs w:val="0"/>
          <w:noProof w:val="0"/>
          <w:sz w:val="24"/>
          <w:szCs w:val="24"/>
          <w:lang w:val="pt-BR"/>
        </w:rPr>
        <w:t>controle social</w:t>
      </w:r>
      <w:r w:rsidRPr="24592246" w:rsidR="78DAAB44">
        <w:rPr>
          <w:rFonts w:ascii="Arial Nova" w:hAnsi="Arial Nova" w:eastAsia="Arial Nova" w:cs="Arial Nova"/>
          <w:b w:val="0"/>
          <w:bCs w:val="0"/>
          <w:i w:val="0"/>
          <w:iCs w:val="0"/>
          <w:noProof w:val="0"/>
          <w:sz w:val="24"/>
          <w:szCs w:val="24"/>
          <w:lang w:val="pt-BR"/>
        </w:rPr>
        <w:t xml:space="preserve"> e o </w:t>
      </w:r>
      <w:r w:rsidRPr="24592246" w:rsidR="78DAAB44">
        <w:rPr>
          <w:rFonts w:ascii="Arial Nova" w:hAnsi="Arial Nova" w:eastAsia="Arial Nova" w:cs="Arial Nova"/>
          <w:b w:val="0"/>
          <w:bCs w:val="0"/>
          <w:i w:val="0"/>
          <w:iCs w:val="0"/>
          <w:noProof w:val="0"/>
          <w:sz w:val="24"/>
          <w:szCs w:val="24"/>
          <w:lang w:val="pt-BR"/>
        </w:rPr>
        <w:t>diálogo qualificado</w:t>
      </w:r>
      <w:r w:rsidRPr="24592246" w:rsidR="78DAAB44">
        <w:rPr>
          <w:rFonts w:ascii="Arial Nova" w:hAnsi="Arial Nova" w:eastAsia="Arial Nova" w:cs="Arial Nova"/>
          <w:b w:val="0"/>
          <w:bCs w:val="0"/>
          <w:i w:val="0"/>
          <w:iCs w:val="0"/>
          <w:noProof w:val="0"/>
          <w:sz w:val="24"/>
          <w:szCs w:val="24"/>
          <w:lang w:val="pt-BR"/>
        </w:rPr>
        <w:t xml:space="preserve"> com órgãos de governança e controle. Tal abertura de dados fortalece a legitimidade das políticas de transformação digital e </w:t>
      </w:r>
      <w:r w:rsidRPr="24592246" w:rsidR="78DAAB44">
        <w:rPr>
          <w:rFonts w:ascii="Arial Nova" w:hAnsi="Arial Nova" w:eastAsia="Arial Nova" w:cs="Arial Nova"/>
          <w:b w:val="0"/>
          <w:bCs w:val="0"/>
          <w:i w:val="0"/>
          <w:iCs w:val="0"/>
          <w:noProof w:val="0"/>
          <w:sz w:val="24"/>
          <w:szCs w:val="24"/>
          <w:lang w:val="pt-BR"/>
        </w:rPr>
        <w:t>estimula o engajamento de usuários e gestores</w:t>
      </w:r>
      <w:r w:rsidRPr="24592246" w:rsidR="78DAAB44">
        <w:rPr>
          <w:rFonts w:ascii="Arial Nova" w:hAnsi="Arial Nova" w:eastAsia="Arial Nova" w:cs="Arial Nova"/>
          <w:b w:val="0"/>
          <w:bCs w:val="0"/>
          <w:i w:val="0"/>
          <w:iCs w:val="0"/>
          <w:noProof w:val="0"/>
          <w:sz w:val="24"/>
          <w:szCs w:val="24"/>
          <w:lang w:val="pt-BR"/>
        </w:rPr>
        <w:t>, viabilizando ciclos de retroalimentação que contribuem para a melhoria contínua dos serviços.</w:t>
      </w:r>
    </w:p>
    <w:p w:rsidR="48F9416C" w:rsidP="24592246" w:rsidRDefault="48F9416C" w14:paraId="21B4C738" w14:textId="58318165">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78DAAB44">
        <w:rPr>
          <w:rFonts w:ascii="Arial Nova" w:hAnsi="Arial Nova" w:eastAsia="Arial Nova" w:cs="Arial Nova"/>
          <w:b w:val="0"/>
          <w:bCs w:val="0"/>
          <w:i w:val="0"/>
          <w:iCs w:val="0"/>
          <w:noProof w:val="0"/>
          <w:sz w:val="24"/>
          <w:szCs w:val="24"/>
          <w:lang w:val="pt-BR"/>
        </w:rPr>
        <w:t xml:space="preserve">Cumpre ressaltar, ainda, que a combinação de </w:t>
      </w:r>
      <w:r w:rsidRPr="24592246" w:rsidR="78DAAB44">
        <w:rPr>
          <w:rFonts w:ascii="Arial Nova" w:hAnsi="Arial Nova" w:eastAsia="Arial Nova" w:cs="Arial Nova"/>
          <w:b w:val="0"/>
          <w:bCs w:val="0"/>
          <w:i w:val="0"/>
          <w:iCs w:val="0"/>
          <w:noProof w:val="0"/>
          <w:sz w:val="24"/>
          <w:szCs w:val="24"/>
          <w:lang w:val="pt-BR"/>
        </w:rPr>
        <w:t>métodos quantitativos, padronização operacional e automação de processos</w:t>
      </w:r>
      <w:r w:rsidRPr="24592246" w:rsidR="78DAAB44">
        <w:rPr>
          <w:rFonts w:ascii="Arial Nova" w:hAnsi="Arial Nova" w:eastAsia="Arial Nova" w:cs="Arial Nova"/>
          <w:b w:val="0"/>
          <w:bCs w:val="0"/>
          <w:i w:val="0"/>
          <w:iCs w:val="0"/>
          <w:noProof w:val="0"/>
          <w:sz w:val="24"/>
          <w:szCs w:val="24"/>
          <w:lang w:val="pt-BR"/>
        </w:rPr>
        <w:t xml:space="preserve"> confere </w:t>
      </w:r>
      <w:r w:rsidRPr="24592246" w:rsidR="78DAAB44">
        <w:rPr>
          <w:rFonts w:ascii="Arial Nova" w:hAnsi="Arial Nova" w:eastAsia="Arial Nova" w:cs="Arial Nova"/>
          <w:b w:val="0"/>
          <w:bCs w:val="0"/>
          <w:i w:val="0"/>
          <w:iCs w:val="0"/>
          <w:noProof w:val="0"/>
          <w:sz w:val="24"/>
          <w:szCs w:val="24"/>
          <w:lang w:val="pt-BR"/>
        </w:rPr>
        <w:t>escalabilidade</w:t>
      </w:r>
      <w:r w:rsidRPr="24592246" w:rsidR="78DAAB44">
        <w:rPr>
          <w:rFonts w:ascii="Arial Nova" w:hAnsi="Arial Nova" w:eastAsia="Arial Nova" w:cs="Arial Nova"/>
          <w:b w:val="0"/>
          <w:bCs w:val="0"/>
          <w:i w:val="0"/>
          <w:iCs w:val="0"/>
          <w:noProof w:val="0"/>
          <w:sz w:val="24"/>
          <w:szCs w:val="24"/>
          <w:lang w:val="pt-BR"/>
        </w:rPr>
        <w:t xml:space="preserve"> e </w:t>
      </w:r>
      <w:r w:rsidRPr="24592246" w:rsidR="78DAAB44">
        <w:rPr>
          <w:rFonts w:ascii="Arial Nova" w:hAnsi="Arial Nova" w:eastAsia="Arial Nova" w:cs="Arial Nova"/>
          <w:b w:val="0"/>
          <w:bCs w:val="0"/>
          <w:i w:val="0"/>
          <w:iCs w:val="0"/>
          <w:noProof w:val="0"/>
          <w:sz w:val="24"/>
          <w:szCs w:val="24"/>
          <w:lang w:val="pt-BR"/>
        </w:rPr>
        <w:t>sustentabilidade</w:t>
      </w:r>
      <w:r w:rsidRPr="24592246" w:rsidR="78DAAB44">
        <w:rPr>
          <w:rFonts w:ascii="Arial Nova" w:hAnsi="Arial Nova" w:eastAsia="Arial Nova" w:cs="Arial Nova"/>
          <w:b w:val="0"/>
          <w:bCs w:val="0"/>
          <w:i w:val="0"/>
          <w:iCs w:val="0"/>
          <w:noProof w:val="0"/>
          <w:sz w:val="24"/>
          <w:szCs w:val="24"/>
          <w:lang w:val="pt-BR"/>
        </w:rPr>
        <w:t xml:space="preserve"> à mensuração de resultados. Ao equilibrar sofisticação técnica com simplicidade operacional, a abordagem permite </w:t>
      </w:r>
      <w:r w:rsidRPr="24592246" w:rsidR="78DAAB44">
        <w:rPr>
          <w:rFonts w:ascii="Arial Nova" w:hAnsi="Arial Nova" w:eastAsia="Arial Nova" w:cs="Arial Nova"/>
          <w:b w:val="0"/>
          <w:bCs w:val="0"/>
          <w:i w:val="0"/>
          <w:iCs w:val="0"/>
          <w:noProof w:val="0"/>
          <w:sz w:val="24"/>
          <w:szCs w:val="24"/>
          <w:lang w:val="pt-BR"/>
        </w:rPr>
        <w:t>reduzir custos de implementação</w:t>
      </w:r>
      <w:r w:rsidRPr="24592246" w:rsidR="78DAAB44">
        <w:rPr>
          <w:rFonts w:ascii="Arial Nova" w:hAnsi="Arial Nova" w:eastAsia="Arial Nova" w:cs="Arial Nova"/>
          <w:b w:val="0"/>
          <w:bCs w:val="0"/>
          <w:i w:val="0"/>
          <w:iCs w:val="0"/>
          <w:noProof w:val="0"/>
          <w:sz w:val="24"/>
          <w:szCs w:val="24"/>
          <w:lang w:val="pt-BR"/>
        </w:rPr>
        <w:t xml:space="preserve">, otimizar o uso do capital humano e </w:t>
      </w:r>
      <w:r w:rsidRPr="24592246" w:rsidR="78DAAB44">
        <w:rPr>
          <w:rFonts w:ascii="Arial Nova" w:hAnsi="Arial Nova" w:eastAsia="Arial Nova" w:cs="Arial Nova"/>
          <w:b w:val="0"/>
          <w:bCs w:val="0"/>
          <w:i w:val="0"/>
          <w:iCs w:val="0"/>
          <w:noProof w:val="0"/>
          <w:sz w:val="24"/>
          <w:szCs w:val="24"/>
          <w:lang w:val="pt-BR"/>
        </w:rPr>
        <w:t>acelerar o tempo de resposta</w:t>
      </w:r>
      <w:r w:rsidRPr="24592246" w:rsidR="78DAAB44">
        <w:rPr>
          <w:rFonts w:ascii="Arial Nova" w:hAnsi="Arial Nova" w:eastAsia="Arial Nova" w:cs="Arial Nova"/>
          <w:b w:val="0"/>
          <w:bCs w:val="0"/>
          <w:i w:val="0"/>
          <w:iCs w:val="0"/>
          <w:noProof w:val="0"/>
          <w:sz w:val="24"/>
          <w:szCs w:val="24"/>
          <w:lang w:val="pt-BR"/>
        </w:rPr>
        <w:t xml:space="preserve"> entre a coleta de dados, a produção de evidências e a tomada de decisão.</w:t>
      </w:r>
    </w:p>
    <w:p w:rsidR="48F9416C" w:rsidP="24592246" w:rsidRDefault="48F9416C" w14:paraId="0191CCE7" w14:textId="0DC6C33C">
      <w:pPr>
        <w:spacing w:before="210" w:beforeAutospacing="off" w:after="210" w:afterAutospacing="off" w:line="300" w:lineRule="auto"/>
        <w:jc w:val="both"/>
        <w:rPr>
          <w:rFonts w:ascii="Arial Nova" w:hAnsi="Arial Nova" w:eastAsia="Arial Nova" w:cs="Arial Nova"/>
          <w:b w:val="0"/>
          <w:bCs w:val="0"/>
          <w:i w:val="0"/>
          <w:iCs w:val="0"/>
          <w:noProof w:val="0"/>
          <w:sz w:val="24"/>
          <w:szCs w:val="24"/>
          <w:lang w:val="pt-BR"/>
        </w:rPr>
      </w:pPr>
      <w:r w:rsidRPr="24592246" w:rsidR="78DAAB44">
        <w:rPr>
          <w:rFonts w:ascii="Arial Nova" w:hAnsi="Arial Nova" w:eastAsia="Arial Nova" w:cs="Arial Nova"/>
          <w:b w:val="0"/>
          <w:bCs w:val="0"/>
          <w:i w:val="0"/>
          <w:iCs w:val="0"/>
          <w:noProof w:val="0"/>
          <w:sz w:val="24"/>
          <w:szCs w:val="24"/>
          <w:lang w:val="pt-BR"/>
        </w:rPr>
        <w:t xml:space="preserve">Em síntese, a consolidação do modelo aqui descrito habilita o governo federal a </w:t>
      </w:r>
      <w:r w:rsidRPr="24592246" w:rsidR="78DAAB44">
        <w:rPr>
          <w:rFonts w:ascii="Arial Nova" w:hAnsi="Arial Nova" w:eastAsia="Arial Nova" w:cs="Arial Nova"/>
          <w:b w:val="0"/>
          <w:bCs w:val="0"/>
          <w:i w:val="0"/>
          <w:iCs w:val="0"/>
          <w:noProof w:val="0"/>
          <w:sz w:val="24"/>
          <w:szCs w:val="24"/>
          <w:lang w:val="pt-BR"/>
        </w:rPr>
        <w:t>visualizar com clareza os benefícios e as economias</w:t>
      </w:r>
      <w:r w:rsidRPr="24592246" w:rsidR="78DAAB44">
        <w:rPr>
          <w:rFonts w:ascii="Arial Nova" w:hAnsi="Arial Nova" w:eastAsia="Arial Nova" w:cs="Arial Nova"/>
          <w:b w:val="0"/>
          <w:bCs w:val="0"/>
          <w:i w:val="0"/>
          <w:iCs w:val="0"/>
          <w:noProof w:val="0"/>
          <w:sz w:val="24"/>
          <w:szCs w:val="24"/>
          <w:lang w:val="pt-BR"/>
        </w:rPr>
        <w:t xml:space="preserve"> decorrentes do contínuo movimento de digitalização de serviços, ao mesmo tempo em que oferece </w:t>
      </w:r>
      <w:r w:rsidRPr="24592246" w:rsidR="78DAAB44">
        <w:rPr>
          <w:rFonts w:ascii="Arial Nova" w:hAnsi="Arial Nova" w:eastAsia="Arial Nova" w:cs="Arial Nova"/>
          <w:b w:val="0"/>
          <w:bCs w:val="0"/>
          <w:i w:val="0"/>
          <w:iCs w:val="0"/>
          <w:noProof w:val="0"/>
          <w:sz w:val="24"/>
          <w:szCs w:val="24"/>
          <w:lang w:val="pt-BR"/>
        </w:rPr>
        <w:t>ferramentas práticas</w:t>
      </w:r>
      <w:r w:rsidRPr="24592246" w:rsidR="78DAAB44">
        <w:rPr>
          <w:rFonts w:ascii="Arial Nova" w:hAnsi="Arial Nova" w:eastAsia="Arial Nova" w:cs="Arial Nova"/>
          <w:b w:val="0"/>
          <w:bCs w:val="0"/>
          <w:i w:val="0"/>
          <w:iCs w:val="0"/>
          <w:noProof w:val="0"/>
          <w:sz w:val="24"/>
          <w:szCs w:val="24"/>
          <w:lang w:val="pt-BR"/>
        </w:rPr>
        <w:t xml:space="preserve"> para orientar investimentos, avaliar impactos e </w:t>
      </w:r>
      <w:r w:rsidRPr="24592246" w:rsidR="78DAAB44">
        <w:rPr>
          <w:rFonts w:ascii="Arial Nova" w:hAnsi="Arial Nova" w:eastAsia="Arial Nova" w:cs="Arial Nova"/>
          <w:b w:val="0"/>
          <w:bCs w:val="0"/>
          <w:i w:val="0"/>
          <w:iCs w:val="0"/>
          <w:noProof w:val="0"/>
          <w:sz w:val="24"/>
          <w:szCs w:val="24"/>
          <w:lang w:val="pt-BR"/>
        </w:rPr>
        <w:t>priorizar iniciativas</w:t>
      </w:r>
      <w:r w:rsidRPr="24592246" w:rsidR="78DAAB44">
        <w:rPr>
          <w:rFonts w:ascii="Arial Nova" w:hAnsi="Arial Nova" w:eastAsia="Arial Nova" w:cs="Arial Nova"/>
          <w:b w:val="0"/>
          <w:bCs w:val="0"/>
          <w:i w:val="0"/>
          <w:iCs w:val="0"/>
          <w:noProof w:val="0"/>
          <w:sz w:val="24"/>
          <w:szCs w:val="24"/>
          <w:lang w:val="pt-BR"/>
        </w:rPr>
        <w:t xml:space="preserve"> com maior retorno público. Ao promover </w:t>
      </w:r>
      <w:r w:rsidRPr="24592246" w:rsidR="78DAAB44">
        <w:rPr>
          <w:rFonts w:ascii="Arial Nova" w:hAnsi="Arial Nova" w:eastAsia="Arial Nova" w:cs="Arial Nova"/>
          <w:b w:val="0"/>
          <w:bCs w:val="0"/>
          <w:i w:val="0"/>
          <w:iCs w:val="0"/>
          <w:noProof w:val="0"/>
          <w:sz w:val="24"/>
          <w:szCs w:val="24"/>
          <w:lang w:val="pt-BR"/>
        </w:rPr>
        <w:t xml:space="preserve">eficiência, transparência e </w:t>
      </w:r>
      <w:r w:rsidRPr="24592246" w:rsidR="78DAAB44">
        <w:rPr>
          <w:rFonts w:ascii="Arial Nova" w:hAnsi="Arial Nova" w:eastAsia="Arial Nova" w:cs="Arial Nova"/>
          <w:b w:val="0"/>
          <w:bCs w:val="0"/>
          <w:i w:val="1"/>
          <w:iCs w:val="1"/>
          <w:noProof w:val="0"/>
          <w:sz w:val="24"/>
          <w:szCs w:val="24"/>
          <w:lang w:val="pt-BR"/>
        </w:rPr>
        <w:t>accountability</w:t>
      </w:r>
      <w:r w:rsidRPr="24592246" w:rsidR="78DAAB44">
        <w:rPr>
          <w:rFonts w:ascii="Arial Nova" w:hAnsi="Arial Nova" w:eastAsia="Arial Nova" w:cs="Arial Nova"/>
          <w:b w:val="0"/>
          <w:bCs w:val="0"/>
          <w:i w:val="0"/>
          <w:iCs w:val="0"/>
          <w:noProof w:val="0"/>
          <w:sz w:val="24"/>
          <w:szCs w:val="24"/>
          <w:lang w:val="pt-BR"/>
        </w:rPr>
        <w:t xml:space="preserve">, o modelo contribui diretamente para o </w:t>
      </w:r>
      <w:r w:rsidRPr="24592246" w:rsidR="78DAAB44">
        <w:rPr>
          <w:rFonts w:ascii="Arial Nova" w:hAnsi="Arial Nova" w:eastAsia="Arial Nova" w:cs="Arial Nova"/>
          <w:b w:val="0"/>
          <w:bCs w:val="0"/>
          <w:i w:val="0"/>
          <w:iCs w:val="0"/>
          <w:noProof w:val="0"/>
          <w:sz w:val="24"/>
          <w:szCs w:val="24"/>
          <w:lang w:val="pt-BR"/>
        </w:rPr>
        <w:t>aumento do bem-estar social</w:t>
      </w:r>
      <w:r w:rsidRPr="24592246" w:rsidR="78DAAB44">
        <w:rPr>
          <w:rFonts w:ascii="Arial Nova" w:hAnsi="Arial Nova" w:eastAsia="Arial Nova" w:cs="Arial Nova"/>
          <w:b w:val="0"/>
          <w:bCs w:val="0"/>
          <w:i w:val="0"/>
          <w:iCs w:val="0"/>
          <w:noProof w:val="0"/>
          <w:sz w:val="24"/>
          <w:szCs w:val="24"/>
          <w:lang w:val="pt-BR"/>
        </w:rPr>
        <w:t xml:space="preserve">, o </w:t>
      </w:r>
      <w:r w:rsidRPr="24592246" w:rsidR="78DAAB44">
        <w:rPr>
          <w:rFonts w:ascii="Arial Nova" w:hAnsi="Arial Nova" w:eastAsia="Arial Nova" w:cs="Arial Nova"/>
          <w:b w:val="0"/>
          <w:bCs w:val="0"/>
          <w:i w:val="0"/>
          <w:iCs w:val="0"/>
          <w:noProof w:val="0"/>
          <w:sz w:val="24"/>
          <w:szCs w:val="24"/>
          <w:lang w:val="pt-BR"/>
        </w:rPr>
        <w:t>fortalecimento institucional</w:t>
      </w:r>
      <w:r w:rsidRPr="24592246" w:rsidR="78DAAB44">
        <w:rPr>
          <w:rFonts w:ascii="Arial Nova" w:hAnsi="Arial Nova" w:eastAsia="Arial Nova" w:cs="Arial Nova"/>
          <w:b w:val="0"/>
          <w:bCs w:val="0"/>
          <w:i w:val="0"/>
          <w:iCs w:val="0"/>
          <w:noProof w:val="0"/>
          <w:sz w:val="24"/>
          <w:szCs w:val="24"/>
          <w:lang w:val="pt-BR"/>
        </w:rPr>
        <w:t xml:space="preserve"> e a </w:t>
      </w:r>
      <w:r w:rsidRPr="24592246" w:rsidR="78DAAB44">
        <w:rPr>
          <w:rFonts w:ascii="Arial Nova" w:hAnsi="Arial Nova" w:eastAsia="Arial Nova" w:cs="Arial Nova"/>
          <w:b w:val="0"/>
          <w:bCs w:val="0"/>
          <w:i w:val="0"/>
          <w:iCs w:val="0"/>
          <w:noProof w:val="0"/>
          <w:sz w:val="24"/>
          <w:szCs w:val="24"/>
          <w:lang w:val="pt-BR"/>
        </w:rPr>
        <w:t>qualificação das políticas públicas</w:t>
      </w:r>
      <w:r w:rsidRPr="24592246" w:rsidR="78DAAB44">
        <w:rPr>
          <w:rFonts w:ascii="Arial Nova" w:hAnsi="Arial Nova" w:eastAsia="Arial Nova" w:cs="Arial Nova"/>
          <w:b w:val="0"/>
          <w:bCs w:val="0"/>
          <w:i w:val="0"/>
          <w:iCs w:val="0"/>
          <w:noProof w:val="0"/>
          <w:sz w:val="24"/>
          <w:szCs w:val="24"/>
          <w:lang w:val="pt-BR"/>
        </w:rPr>
        <w:t xml:space="preserve"> no contexto da transformação digital.</w:t>
      </w:r>
    </w:p>
    <w:p w:rsidR="4D07E197" w:rsidP="4D07E197" w:rsidRDefault="4D07E197" w14:paraId="497B45F9" w14:textId="2DD70B88">
      <w:pPr>
        <w:spacing w:before="240" w:after="240"/>
        <w:ind w:firstLine="708"/>
        <w:jc w:val="both"/>
        <w:rPr>
          <w:rFonts w:ascii="Georgia Pro" w:hAnsi="Georgia Pro" w:eastAsia="Georgia Pro" w:cs="Georgia Pro"/>
        </w:rPr>
      </w:pPr>
    </w:p>
    <w:p w:rsidR="24EFE712" w:rsidP="24EFE712" w:rsidRDefault="24EFE712" w14:paraId="0B40EF95" w14:textId="2F50C246">
      <w:pPr>
        <w:spacing w:before="240" w:after="240"/>
        <w:rPr>
          <w:rFonts w:ascii="Aptos" w:hAnsi="Aptos" w:eastAsia="Aptos" w:cs="Aptos"/>
        </w:rPr>
      </w:pPr>
    </w:p>
    <w:p w:rsidR="00EF3CFA" w:rsidP="537168C1" w:rsidRDefault="00EF3CFA" w14:paraId="1E207724" w14:textId="1B0D2E74">
      <w:pPr>
        <w:rPr>
          <w:rFonts w:ascii="Segoe UI" w:hAnsi="Segoe UI" w:eastAsia="Segoe UI" w:cs="Segoe UI"/>
        </w:rPr>
      </w:pPr>
    </w:p>
    <w:sectPr w:rsidR="00EF3CFA">
      <w:pgSz w:w="11906" w:h="16838" w:orient="portrait"/>
      <w:pgMar w:top="1440" w:right="1440" w:bottom="1440" w:left="1440" w:header="720" w:footer="720" w:gutter="0"/>
      <w:cols w:space="720"/>
      <w:docGrid w:linePitch="360"/>
      <w:headerReference w:type="default" r:id="R7bf05d5ed75747ec"/>
      <w:footerReference w:type="default" r:id="Rcda9097dc8464fc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Georgia Pro">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CDFFF02" w:rsidTr="7AAFAA3E" w14:paraId="5AE059FF">
      <w:trPr>
        <w:trHeight w:val="300"/>
      </w:trPr>
      <w:tc>
        <w:tcPr>
          <w:tcW w:w="3005" w:type="dxa"/>
          <w:tcMar/>
        </w:tcPr>
        <w:p w:rsidR="1CDFFF02" w:rsidP="1CDFFF02" w:rsidRDefault="1CDFFF02" w14:paraId="56C83D1D" w14:textId="4AA80F8D">
          <w:pPr>
            <w:pStyle w:val="Header"/>
            <w:bidi w:val="0"/>
            <w:ind w:left="-115"/>
            <w:jc w:val="left"/>
          </w:pPr>
        </w:p>
      </w:tc>
      <w:tc>
        <w:tcPr>
          <w:tcW w:w="3005" w:type="dxa"/>
          <w:tcMar/>
        </w:tcPr>
        <w:p w:rsidR="1CDFFF02" w:rsidP="1CDFFF02" w:rsidRDefault="1CDFFF02" w14:paraId="471E32C5" w14:textId="2A865A05">
          <w:pPr>
            <w:pStyle w:val="Header"/>
            <w:bidi w:val="0"/>
            <w:jc w:val="center"/>
          </w:pPr>
        </w:p>
      </w:tc>
      <w:tc>
        <w:tcPr>
          <w:tcW w:w="3005" w:type="dxa"/>
          <w:tcMar/>
        </w:tcPr>
        <w:p w:rsidR="1CDFFF02" w:rsidP="1CDFFF02" w:rsidRDefault="1CDFFF02" w14:paraId="262D8969" w14:textId="449571B4">
          <w:pPr>
            <w:pStyle w:val="Header"/>
            <w:bidi w:val="0"/>
            <w:ind w:right="-115"/>
            <w:jc w:val="right"/>
          </w:pPr>
        </w:p>
      </w:tc>
    </w:tr>
  </w:tbl>
  <w:p w:rsidR="1CDFFF02" w:rsidRDefault="1CDFFF02" w14:paraId="3DE8AF2B" w14:textId="36BF74CF"/>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CDFFF02" w:rsidTr="7AAFAA3E" w14:paraId="4EE69F55">
      <w:trPr>
        <w:trHeight w:val="300"/>
      </w:trPr>
      <w:tc>
        <w:tcPr>
          <w:tcW w:w="3005" w:type="dxa"/>
          <w:tcMar/>
        </w:tcPr>
        <w:p w:rsidR="1CDFFF02" w:rsidP="1CDFFF02" w:rsidRDefault="1CDFFF02" w14:paraId="5C7D40EB" w14:textId="17ED4D0B">
          <w:pPr>
            <w:pStyle w:val="Header"/>
            <w:bidi w:val="0"/>
            <w:ind w:left="-115"/>
            <w:jc w:val="left"/>
          </w:pPr>
        </w:p>
      </w:tc>
      <w:tc>
        <w:tcPr>
          <w:tcW w:w="3005" w:type="dxa"/>
          <w:tcMar/>
        </w:tcPr>
        <w:p w:rsidR="1CDFFF02" w:rsidP="1CDFFF02" w:rsidRDefault="1CDFFF02" w14:paraId="1DCA3B9D" w14:textId="1EF92E8F">
          <w:pPr>
            <w:pStyle w:val="Header"/>
            <w:bidi w:val="0"/>
            <w:jc w:val="center"/>
          </w:pPr>
        </w:p>
      </w:tc>
      <w:tc>
        <w:tcPr>
          <w:tcW w:w="3005" w:type="dxa"/>
          <w:tcMar/>
        </w:tcPr>
        <w:p w:rsidR="1CDFFF02" w:rsidP="1CDFFF02" w:rsidRDefault="1CDFFF02" w14:paraId="680B9C31" w14:textId="6F5AB3D2">
          <w:pPr>
            <w:pStyle w:val="Header"/>
            <w:bidi w:val="0"/>
            <w:ind w:right="-115"/>
            <w:jc w:val="right"/>
          </w:pPr>
        </w:p>
      </w:tc>
    </w:tr>
  </w:tbl>
  <w:p w:rsidR="1CDFFF02" w:rsidP="1CDFFF02" w:rsidRDefault="1CDFFF02" w14:paraId="7E8DFD23" w14:textId="27AD31B3">
    <w:pPr>
      <w:pStyle w:val="Header"/>
      <w:bidi w:val="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0">
    <w:nsid w:val="29994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dd79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2ab2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e006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a288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ad23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e1e8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cc904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1eaa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2287e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041a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f15c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7dd8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ef2f1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8c2f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0f4a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f7a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4c5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ac7a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bab5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83a9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2b725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d3f7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eb0e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20fa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a84e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23c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f411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bd9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f717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26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602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f86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6d73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d08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cf162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8c3b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BF156"/>
    <w:multiLevelType w:val="hybridMultilevel"/>
    <w:tmpl w:val="6D84DF4A"/>
    <w:lvl w:ilvl="0" w:tplc="C4B4BE5A">
      <w:start w:val="1"/>
      <w:numFmt w:val="bullet"/>
      <w:lvlText w:val=""/>
      <w:lvlJc w:val="left"/>
      <w:pPr>
        <w:ind w:left="720" w:hanging="360"/>
      </w:pPr>
      <w:rPr>
        <w:rFonts w:hint="default" w:ascii="Symbol" w:hAnsi="Symbol"/>
      </w:rPr>
    </w:lvl>
    <w:lvl w:ilvl="1" w:tplc="3188B6B0">
      <w:start w:val="1"/>
      <w:numFmt w:val="bullet"/>
      <w:lvlText w:val="o"/>
      <w:lvlJc w:val="left"/>
      <w:pPr>
        <w:ind w:left="1440" w:hanging="360"/>
      </w:pPr>
      <w:rPr>
        <w:rFonts w:hint="default" w:ascii="Courier New" w:hAnsi="Courier New"/>
      </w:rPr>
    </w:lvl>
    <w:lvl w:ilvl="2" w:tplc="1C2E824C">
      <w:start w:val="1"/>
      <w:numFmt w:val="bullet"/>
      <w:lvlText w:val=""/>
      <w:lvlJc w:val="left"/>
      <w:pPr>
        <w:ind w:left="2160" w:hanging="360"/>
      </w:pPr>
      <w:rPr>
        <w:rFonts w:hint="default" w:ascii="Wingdings" w:hAnsi="Wingdings"/>
      </w:rPr>
    </w:lvl>
    <w:lvl w:ilvl="3" w:tplc="0434B1DE">
      <w:start w:val="1"/>
      <w:numFmt w:val="bullet"/>
      <w:lvlText w:val=""/>
      <w:lvlJc w:val="left"/>
      <w:pPr>
        <w:ind w:left="2880" w:hanging="360"/>
      </w:pPr>
      <w:rPr>
        <w:rFonts w:hint="default" w:ascii="Symbol" w:hAnsi="Symbol"/>
      </w:rPr>
    </w:lvl>
    <w:lvl w:ilvl="4" w:tplc="43AECFD4">
      <w:start w:val="1"/>
      <w:numFmt w:val="bullet"/>
      <w:lvlText w:val="o"/>
      <w:lvlJc w:val="left"/>
      <w:pPr>
        <w:ind w:left="3600" w:hanging="360"/>
      </w:pPr>
      <w:rPr>
        <w:rFonts w:hint="default" w:ascii="Courier New" w:hAnsi="Courier New"/>
      </w:rPr>
    </w:lvl>
    <w:lvl w:ilvl="5" w:tplc="A4A4D5F8">
      <w:start w:val="1"/>
      <w:numFmt w:val="bullet"/>
      <w:lvlText w:val=""/>
      <w:lvlJc w:val="left"/>
      <w:pPr>
        <w:ind w:left="4320" w:hanging="360"/>
      </w:pPr>
      <w:rPr>
        <w:rFonts w:hint="default" w:ascii="Wingdings" w:hAnsi="Wingdings"/>
      </w:rPr>
    </w:lvl>
    <w:lvl w:ilvl="6" w:tplc="14321C62">
      <w:start w:val="1"/>
      <w:numFmt w:val="bullet"/>
      <w:lvlText w:val=""/>
      <w:lvlJc w:val="left"/>
      <w:pPr>
        <w:ind w:left="5040" w:hanging="360"/>
      </w:pPr>
      <w:rPr>
        <w:rFonts w:hint="default" w:ascii="Symbol" w:hAnsi="Symbol"/>
      </w:rPr>
    </w:lvl>
    <w:lvl w:ilvl="7" w:tplc="511AA804">
      <w:start w:val="1"/>
      <w:numFmt w:val="bullet"/>
      <w:lvlText w:val="o"/>
      <w:lvlJc w:val="left"/>
      <w:pPr>
        <w:ind w:left="5760" w:hanging="360"/>
      </w:pPr>
      <w:rPr>
        <w:rFonts w:hint="default" w:ascii="Courier New" w:hAnsi="Courier New"/>
      </w:rPr>
    </w:lvl>
    <w:lvl w:ilvl="8" w:tplc="509A99C4">
      <w:start w:val="1"/>
      <w:numFmt w:val="bullet"/>
      <w:lvlText w:val=""/>
      <w:lvlJc w:val="left"/>
      <w:pPr>
        <w:ind w:left="6480" w:hanging="360"/>
      </w:pPr>
      <w:rPr>
        <w:rFonts w:hint="default" w:ascii="Wingdings" w:hAnsi="Wingdings"/>
      </w:rPr>
    </w:lvl>
  </w:abstractNum>
  <w:abstractNum w:abstractNumId="1" w15:restartNumberingAfterBreak="0">
    <w:nsid w:val="180B9B0A"/>
    <w:multiLevelType w:val="hybridMultilevel"/>
    <w:tmpl w:val="B29212F6"/>
    <w:lvl w:ilvl="0" w:tplc="EF345E18">
      <w:start w:val="1"/>
      <w:numFmt w:val="bullet"/>
      <w:lvlText w:val=""/>
      <w:lvlJc w:val="left"/>
      <w:pPr>
        <w:ind w:left="720" w:hanging="360"/>
      </w:pPr>
      <w:rPr>
        <w:rFonts w:hint="default" w:ascii="Symbol" w:hAnsi="Symbol"/>
      </w:rPr>
    </w:lvl>
    <w:lvl w:ilvl="1" w:tplc="262A5F68">
      <w:start w:val="1"/>
      <w:numFmt w:val="bullet"/>
      <w:lvlText w:val="o"/>
      <w:lvlJc w:val="left"/>
      <w:pPr>
        <w:ind w:left="1440" w:hanging="360"/>
      </w:pPr>
      <w:rPr>
        <w:rFonts w:hint="default" w:ascii="Courier New" w:hAnsi="Courier New"/>
      </w:rPr>
    </w:lvl>
    <w:lvl w:ilvl="2" w:tplc="91448AB8">
      <w:start w:val="1"/>
      <w:numFmt w:val="bullet"/>
      <w:lvlText w:val=""/>
      <w:lvlJc w:val="left"/>
      <w:pPr>
        <w:ind w:left="2160" w:hanging="360"/>
      </w:pPr>
      <w:rPr>
        <w:rFonts w:hint="default" w:ascii="Wingdings" w:hAnsi="Wingdings"/>
      </w:rPr>
    </w:lvl>
    <w:lvl w:ilvl="3" w:tplc="306AD92E">
      <w:start w:val="1"/>
      <w:numFmt w:val="bullet"/>
      <w:lvlText w:val=""/>
      <w:lvlJc w:val="left"/>
      <w:pPr>
        <w:ind w:left="2880" w:hanging="360"/>
      </w:pPr>
      <w:rPr>
        <w:rFonts w:hint="default" w:ascii="Symbol" w:hAnsi="Symbol"/>
      </w:rPr>
    </w:lvl>
    <w:lvl w:ilvl="4" w:tplc="7610A26C">
      <w:start w:val="1"/>
      <w:numFmt w:val="bullet"/>
      <w:lvlText w:val="o"/>
      <w:lvlJc w:val="left"/>
      <w:pPr>
        <w:ind w:left="3600" w:hanging="360"/>
      </w:pPr>
      <w:rPr>
        <w:rFonts w:hint="default" w:ascii="Courier New" w:hAnsi="Courier New"/>
      </w:rPr>
    </w:lvl>
    <w:lvl w:ilvl="5" w:tplc="AE70ADD4">
      <w:start w:val="1"/>
      <w:numFmt w:val="bullet"/>
      <w:lvlText w:val=""/>
      <w:lvlJc w:val="left"/>
      <w:pPr>
        <w:ind w:left="4320" w:hanging="360"/>
      </w:pPr>
      <w:rPr>
        <w:rFonts w:hint="default" w:ascii="Wingdings" w:hAnsi="Wingdings"/>
      </w:rPr>
    </w:lvl>
    <w:lvl w:ilvl="6" w:tplc="180E3FE2">
      <w:start w:val="1"/>
      <w:numFmt w:val="bullet"/>
      <w:lvlText w:val=""/>
      <w:lvlJc w:val="left"/>
      <w:pPr>
        <w:ind w:left="5040" w:hanging="360"/>
      </w:pPr>
      <w:rPr>
        <w:rFonts w:hint="default" w:ascii="Symbol" w:hAnsi="Symbol"/>
      </w:rPr>
    </w:lvl>
    <w:lvl w:ilvl="7" w:tplc="53CE9A6C">
      <w:start w:val="1"/>
      <w:numFmt w:val="bullet"/>
      <w:lvlText w:val="o"/>
      <w:lvlJc w:val="left"/>
      <w:pPr>
        <w:ind w:left="5760" w:hanging="360"/>
      </w:pPr>
      <w:rPr>
        <w:rFonts w:hint="default" w:ascii="Courier New" w:hAnsi="Courier New"/>
      </w:rPr>
    </w:lvl>
    <w:lvl w:ilvl="8" w:tplc="AEC687EA">
      <w:start w:val="1"/>
      <w:numFmt w:val="bullet"/>
      <w:lvlText w:val=""/>
      <w:lvlJc w:val="left"/>
      <w:pPr>
        <w:ind w:left="6480" w:hanging="360"/>
      </w:pPr>
      <w:rPr>
        <w:rFonts w:hint="default" w:ascii="Wingdings" w:hAnsi="Wingdings"/>
      </w:rPr>
    </w:lvl>
  </w:abstractNum>
  <w:abstractNum w:abstractNumId="2" w15:restartNumberingAfterBreak="0">
    <w:nsid w:val="1BF13C1F"/>
    <w:multiLevelType w:val="hybridMultilevel"/>
    <w:tmpl w:val="F83841D8"/>
    <w:lvl w:ilvl="0" w:tplc="84BA5DF0">
      <w:start w:val="1"/>
      <w:numFmt w:val="bullet"/>
      <w:lvlText w:val=""/>
      <w:lvlJc w:val="left"/>
      <w:pPr>
        <w:ind w:left="720" w:hanging="360"/>
      </w:pPr>
      <w:rPr>
        <w:rFonts w:hint="default" w:ascii="Symbol" w:hAnsi="Symbol"/>
      </w:rPr>
    </w:lvl>
    <w:lvl w:ilvl="1" w:tplc="2DC2E6F6">
      <w:start w:val="1"/>
      <w:numFmt w:val="bullet"/>
      <w:lvlText w:val="o"/>
      <w:lvlJc w:val="left"/>
      <w:pPr>
        <w:ind w:left="1440" w:hanging="360"/>
      </w:pPr>
      <w:rPr>
        <w:rFonts w:hint="default" w:ascii="Courier New" w:hAnsi="Courier New"/>
      </w:rPr>
    </w:lvl>
    <w:lvl w:ilvl="2" w:tplc="2696C5DA">
      <w:start w:val="1"/>
      <w:numFmt w:val="bullet"/>
      <w:lvlText w:val=""/>
      <w:lvlJc w:val="left"/>
      <w:pPr>
        <w:ind w:left="2160" w:hanging="360"/>
      </w:pPr>
      <w:rPr>
        <w:rFonts w:hint="default" w:ascii="Wingdings" w:hAnsi="Wingdings"/>
      </w:rPr>
    </w:lvl>
    <w:lvl w:ilvl="3" w:tplc="ADD2D1D6">
      <w:start w:val="1"/>
      <w:numFmt w:val="bullet"/>
      <w:lvlText w:val=""/>
      <w:lvlJc w:val="left"/>
      <w:pPr>
        <w:ind w:left="2880" w:hanging="360"/>
      </w:pPr>
      <w:rPr>
        <w:rFonts w:hint="default" w:ascii="Symbol" w:hAnsi="Symbol"/>
      </w:rPr>
    </w:lvl>
    <w:lvl w:ilvl="4" w:tplc="B7A0F124">
      <w:start w:val="1"/>
      <w:numFmt w:val="bullet"/>
      <w:lvlText w:val="o"/>
      <w:lvlJc w:val="left"/>
      <w:pPr>
        <w:ind w:left="3600" w:hanging="360"/>
      </w:pPr>
      <w:rPr>
        <w:rFonts w:hint="default" w:ascii="Courier New" w:hAnsi="Courier New"/>
      </w:rPr>
    </w:lvl>
    <w:lvl w:ilvl="5" w:tplc="AEB04AFE">
      <w:start w:val="1"/>
      <w:numFmt w:val="bullet"/>
      <w:lvlText w:val=""/>
      <w:lvlJc w:val="left"/>
      <w:pPr>
        <w:ind w:left="4320" w:hanging="360"/>
      </w:pPr>
      <w:rPr>
        <w:rFonts w:hint="default" w:ascii="Wingdings" w:hAnsi="Wingdings"/>
      </w:rPr>
    </w:lvl>
    <w:lvl w:ilvl="6" w:tplc="6F0A5D10">
      <w:start w:val="1"/>
      <w:numFmt w:val="bullet"/>
      <w:lvlText w:val=""/>
      <w:lvlJc w:val="left"/>
      <w:pPr>
        <w:ind w:left="5040" w:hanging="360"/>
      </w:pPr>
      <w:rPr>
        <w:rFonts w:hint="default" w:ascii="Symbol" w:hAnsi="Symbol"/>
      </w:rPr>
    </w:lvl>
    <w:lvl w:ilvl="7" w:tplc="C1FA3378">
      <w:start w:val="1"/>
      <w:numFmt w:val="bullet"/>
      <w:lvlText w:val="o"/>
      <w:lvlJc w:val="left"/>
      <w:pPr>
        <w:ind w:left="5760" w:hanging="360"/>
      </w:pPr>
      <w:rPr>
        <w:rFonts w:hint="default" w:ascii="Courier New" w:hAnsi="Courier New"/>
      </w:rPr>
    </w:lvl>
    <w:lvl w:ilvl="8" w:tplc="09CE8750">
      <w:start w:val="1"/>
      <w:numFmt w:val="bullet"/>
      <w:lvlText w:val=""/>
      <w:lvlJc w:val="left"/>
      <w:pPr>
        <w:ind w:left="6480" w:hanging="360"/>
      </w:pPr>
      <w:rPr>
        <w:rFonts w:hint="default" w:ascii="Wingdings" w:hAnsi="Wingdings"/>
      </w:rPr>
    </w:lvl>
  </w:abstractNum>
  <w:abstractNum w:abstractNumId="3" w15:restartNumberingAfterBreak="0">
    <w:nsid w:val="3436ADF1"/>
    <w:multiLevelType w:val="hybridMultilevel"/>
    <w:tmpl w:val="44BC44C8"/>
    <w:lvl w:ilvl="0" w:tplc="37C873DC">
      <w:start w:val="1"/>
      <w:numFmt w:val="bullet"/>
      <w:lvlText w:val=""/>
      <w:lvlJc w:val="left"/>
      <w:pPr>
        <w:ind w:left="720" w:hanging="360"/>
      </w:pPr>
      <w:rPr>
        <w:rFonts w:hint="default" w:ascii="Symbol" w:hAnsi="Symbol"/>
      </w:rPr>
    </w:lvl>
    <w:lvl w:ilvl="1" w:tplc="46A234B4">
      <w:start w:val="1"/>
      <w:numFmt w:val="bullet"/>
      <w:lvlText w:val="o"/>
      <w:lvlJc w:val="left"/>
      <w:pPr>
        <w:ind w:left="1440" w:hanging="360"/>
      </w:pPr>
      <w:rPr>
        <w:rFonts w:hint="default" w:ascii="Courier New" w:hAnsi="Courier New"/>
      </w:rPr>
    </w:lvl>
    <w:lvl w:ilvl="2" w:tplc="6678A74A">
      <w:start w:val="1"/>
      <w:numFmt w:val="bullet"/>
      <w:lvlText w:val=""/>
      <w:lvlJc w:val="left"/>
      <w:pPr>
        <w:ind w:left="2160" w:hanging="360"/>
      </w:pPr>
      <w:rPr>
        <w:rFonts w:hint="default" w:ascii="Wingdings" w:hAnsi="Wingdings"/>
      </w:rPr>
    </w:lvl>
    <w:lvl w:ilvl="3" w:tplc="4D3A1982">
      <w:start w:val="1"/>
      <w:numFmt w:val="bullet"/>
      <w:lvlText w:val=""/>
      <w:lvlJc w:val="left"/>
      <w:pPr>
        <w:ind w:left="2880" w:hanging="360"/>
      </w:pPr>
      <w:rPr>
        <w:rFonts w:hint="default" w:ascii="Symbol" w:hAnsi="Symbol"/>
      </w:rPr>
    </w:lvl>
    <w:lvl w:ilvl="4" w:tplc="E22EA0B8">
      <w:start w:val="1"/>
      <w:numFmt w:val="bullet"/>
      <w:lvlText w:val="o"/>
      <w:lvlJc w:val="left"/>
      <w:pPr>
        <w:ind w:left="3600" w:hanging="360"/>
      </w:pPr>
      <w:rPr>
        <w:rFonts w:hint="default" w:ascii="Courier New" w:hAnsi="Courier New"/>
      </w:rPr>
    </w:lvl>
    <w:lvl w:ilvl="5" w:tplc="402E7D98">
      <w:start w:val="1"/>
      <w:numFmt w:val="bullet"/>
      <w:lvlText w:val=""/>
      <w:lvlJc w:val="left"/>
      <w:pPr>
        <w:ind w:left="4320" w:hanging="360"/>
      </w:pPr>
      <w:rPr>
        <w:rFonts w:hint="default" w:ascii="Wingdings" w:hAnsi="Wingdings"/>
      </w:rPr>
    </w:lvl>
    <w:lvl w:ilvl="6" w:tplc="BBFC2FF6">
      <w:start w:val="1"/>
      <w:numFmt w:val="bullet"/>
      <w:lvlText w:val=""/>
      <w:lvlJc w:val="left"/>
      <w:pPr>
        <w:ind w:left="5040" w:hanging="360"/>
      </w:pPr>
      <w:rPr>
        <w:rFonts w:hint="default" w:ascii="Symbol" w:hAnsi="Symbol"/>
      </w:rPr>
    </w:lvl>
    <w:lvl w:ilvl="7" w:tplc="70E0D1E6">
      <w:start w:val="1"/>
      <w:numFmt w:val="bullet"/>
      <w:lvlText w:val="o"/>
      <w:lvlJc w:val="left"/>
      <w:pPr>
        <w:ind w:left="5760" w:hanging="360"/>
      </w:pPr>
      <w:rPr>
        <w:rFonts w:hint="default" w:ascii="Courier New" w:hAnsi="Courier New"/>
      </w:rPr>
    </w:lvl>
    <w:lvl w:ilvl="8" w:tplc="09D8F1DE">
      <w:start w:val="1"/>
      <w:numFmt w:val="bullet"/>
      <w:lvlText w:val=""/>
      <w:lvlJc w:val="left"/>
      <w:pPr>
        <w:ind w:left="6480" w:hanging="360"/>
      </w:pPr>
      <w:rPr>
        <w:rFonts w:hint="default" w:ascii="Wingdings" w:hAnsi="Wingdings"/>
      </w:rPr>
    </w:lvl>
  </w:abstractNum>
  <w:abstractNum w:abstractNumId="4" w15:restartNumberingAfterBreak="0">
    <w:nsid w:val="4458AC35"/>
    <w:multiLevelType w:val="hybridMultilevel"/>
    <w:tmpl w:val="1EBA2B96"/>
    <w:lvl w:ilvl="0" w:tplc="83D05B26">
      <w:start w:val="1"/>
      <w:numFmt w:val="bullet"/>
      <w:lvlText w:val=""/>
      <w:lvlJc w:val="left"/>
      <w:pPr>
        <w:ind w:left="720" w:hanging="360"/>
      </w:pPr>
      <w:rPr>
        <w:rFonts w:hint="default" w:ascii="Symbol" w:hAnsi="Symbol"/>
      </w:rPr>
    </w:lvl>
    <w:lvl w:ilvl="1" w:tplc="5E10E9D4">
      <w:start w:val="1"/>
      <w:numFmt w:val="bullet"/>
      <w:lvlText w:val="o"/>
      <w:lvlJc w:val="left"/>
      <w:pPr>
        <w:ind w:left="1440" w:hanging="360"/>
      </w:pPr>
      <w:rPr>
        <w:rFonts w:hint="default" w:ascii="Courier New" w:hAnsi="Courier New"/>
      </w:rPr>
    </w:lvl>
    <w:lvl w:ilvl="2" w:tplc="E6E6C4A0">
      <w:start w:val="1"/>
      <w:numFmt w:val="bullet"/>
      <w:lvlText w:val=""/>
      <w:lvlJc w:val="left"/>
      <w:pPr>
        <w:ind w:left="2160" w:hanging="360"/>
      </w:pPr>
      <w:rPr>
        <w:rFonts w:hint="default" w:ascii="Wingdings" w:hAnsi="Wingdings"/>
      </w:rPr>
    </w:lvl>
    <w:lvl w:ilvl="3" w:tplc="B20ABCC4">
      <w:start w:val="1"/>
      <w:numFmt w:val="bullet"/>
      <w:lvlText w:val=""/>
      <w:lvlJc w:val="left"/>
      <w:pPr>
        <w:ind w:left="2880" w:hanging="360"/>
      </w:pPr>
      <w:rPr>
        <w:rFonts w:hint="default" w:ascii="Symbol" w:hAnsi="Symbol"/>
      </w:rPr>
    </w:lvl>
    <w:lvl w:ilvl="4" w:tplc="5C8E4E6A">
      <w:start w:val="1"/>
      <w:numFmt w:val="bullet"/>
      <w:lvlText w:val="o"/>
      <w:lvlJc w:val="left"/>
      <w:pPr>
        <w:ind w:left="3600" w:hanging="360"/>
      </w:pPr>
      <w:rPr>
        <w:rFonts w:hint="default" w:ascii="Courier New" w:hAnsi="Courier New"/>
      </w:rPr>
    </w:lvl>
    <w:lvl w:ilvl="5" w:tplc="AB94EB18">
      <w:start w:val="1"/>
      <w:numFmt w:val="bullet"/>
      <w:lvlText w:val=""/>
      <w:lvlJc w:val="left"/>
      <w:pPr>
        <w:ind w:left="4320" w:hanging="360"/>
      </w:pPr>
      <w:rPr>
        <w:rFonts w:hint="default" w:ascii="Wingdings" w:hAnsi="Wingdings"/>
      </w:rPr>
    </w:lvl>
    <w:lvl w:ilvl="6" w:tplc="8242BA7A">
      <w:start w:val="1"/>
      <w:numFmt w:val="bullet"/>
      <w:lvlText w:val=""/>
      <w:lvlJc w:val="left"/>
      <w:pPr>
        <w:ind w:left="5040" w:hanging="360"/>
      </w:pPr>
      <w:rPr>
        <w:rFonts w:hint="default" w:ascii="Symbol" w:hAnsi="Symbol"/>
      </w:rPr>
    </w:lvl>
    <w:lvl w:ilvl="7" w:tplc="5D4EFD1E">
      <w:start w:val="1"/>
      <w:numFmt w:val="bullet"/>
      <w:lvlText w:val="o"/>
      <w:lvlJc w:val="left"/>
      <w:pPr>
        <w:ind w:left="5760" w:hanging="360"/>
      </w:pPr>
      <w:rPr>
        <w:rFonts w:hint="default" w:ascii="Courier New" w:hAnsi="Courier New"/>
      </w:rPr>
    </w:lvl>
    <w:lvl w:ilvl="8" w:tplc="21FC228E">
      <w:start w:val="1"/>
      <w:numFmt w:val="bullet"/>
      <w:lvlText w:val=""/>
      <w:lvlJc w:val="left"/>
      <w:pPr>
        <w:ind w:left="6480" w:hanging="360"/>
      </w:pPr>
      <w:rPr>
        <w:rFonts w:hint="default" w:ascii="Wingdings" w:hAnsi="Wingdings"/>
      </w:rPr>
    </w:lvl>
  </w:abstractNum>
  <w:abstractNum w:abstractNumId="5" w15:restartNumberingAfterBreak="0">
    <w:nsid w:val="44C2F801"/>
    <w:multiLevelType w:val="hybridMultilevel"/>
    <w:tmpl w:val="D924D104"/>
    <w:lvl w:ilvl="0" w:tplc="120EEAA8">
      <w:start w:val="1"/>
      <w:numFmt w:val="decimal"/>
      <w:lvlText w:val="(%1)"/>
      <w:lvlJc w:val="left"/>
      <w:pPr>
        <w:ind w:left="720" w:hanging="360"/>
      </w:pPr>
    </w:lvl>
    <w:lvl w:ilvl="1" w:tplc="E5C8E768">
      <w:start w:val="1"/>
      <w:numFmt w:val="lowerLetter"/>
      <w:lvlText w:val="%2."/>
      <w:lvlJc w:val="left"/>
      <w:pPr>
        <w:ind w:left="1440" w:hanging="360"/>
      </w:pPr>
    </w:lvl>
    <w:lvl w:ilvl="2" w:tplc="0B062F82">
      <w:start w:val="1"/>
      <w:numFmt w:val="lowerRoman"/>
      <w:lvlText w:val="%3."/>
      <w:lvlJc w:val="right"/>
      <w:pPr>
        <w:ind w:left="2160" w:hanging="180"/>
      </w:pPr>
    </w:lvl>
    <w:lvl w:ilvl="3" w:tplc="F9249C04">
      <w:start w:val="1"/>
      <w:numFmt w:val="decimal"/>
      <w:lvlText w:val="%4."/>
      <w:lvlJc w:val="left"/>
      <w:pPr>
        <w:ind w:left="2880" w:hanging="360"/>
      </w:pPr>
    </w:lvl>
    <w:lvl w:ilvl="4" w:tplc="E42C0EFC">
      <w:start w:val="1"/>
      <w:numFmt w:val="lowerLetter"/>
      <w:lvlText w:val="%5."/>
      <w:lvlJc w:val="left"/>
      <w:pPr>
        <w:ind w:left="3600" w:hanging="360"/>
      </w:pPr>
    </w:lvl>
    <w:lvl w:ilvl="5" w:tplc="3E6E746A">
      <w:start w:val="1"/>
      <w:numFmt w:val="lowerRoman"/>
      <w:lvlText w:val="%6."/>
      <w:lvlJc w:val="right"/>
      <w:pPr>
        <w:ind w:left="4320" w:hanging="180"/>
      </w:pPr>
    </w:lvl>
    <w:lvl w:ilvl="6" w:tplc="88F48B4E">
      <w:start w:val="1"/>
      <w:numFmt w:val="decimal"/>
      <w:lvlText w:val="%7."/>
      <w:lvlJc w:val="left"/>
      <w:pPr>
        <w:ind w:left="5040" w:hanging="360"/>
      </w:pPr>
    </w:lvl>
    <w:lvl w:ilvl="7" w:tplc="A6FA4192">
      <w:start w:val="1"/>
      <w:numFmt w:val="lowerLetter"/>
      <w:lvlText w:val="%8."/>
      <w:lvlJc w:val="left"/>
      <w:pPr>
        <w:ind w:left="5760" w:hanging="360"/>
      </w:pPr>
    </w:lvl>
    <w:lvl w:ilvl="8" w:tplc="0C463BFE">
      <w:start w:val="1"/>
      <w:numFmt w:val="lowerRoman"/>
      <w:lvlText w:val="%9."/>
      <w:lvlJc w:val="right"/>
      <w:pPr>
        <w:ind w:left="6480" w:hanging="180"/>
      </w:pPr>
    </w:lvl>
  </w:abstractNum>
  <w:abstractNum w:abstractNumId="6" w15:restartNumberingAfterBreak="0">
    <w:nsid w:val="471D7A81"/>
    <w:multiLevelType w:val="hybridMultilevel"/>
    <w:tmpl w:val="F6F0ED2C"/>
    <w:lvl w:ilvl="0" w:tplc="78C6EA78">
      <w:start w:val="1"/>
      <w:numFmt w:val="bullet"/>
      <w:lvlText w:val=""/>
      <w:lvlJc w:val="left"/>
      <w:pPr>
        <w:ind w:left="720" w:hanging="360"/>
      </w:pPr>
      <w:rPr>
        <w:rFonts w:hint="default" w:ascii="Symbol" w:hAnsi="Symbol"/>
      </w:rPr>
    </w:lvl>
    <w:lvl w:ilvl="1" w:tplc="B7E0BE5A">
      <w:start w:val="1"/>
      <w:numFmt w:val="bullet"/>
      <w:lvlText w:val="o"/>
      <w:lvlJc w:val="left"/>
      <w:pPr>
        <w:ind w:left="1440" w:hanging="360"/>
      </w:pPr>
      <w:rPr>
        <w:rFonts w:hint="default" w:ascii="Courier New" w:hAnsi="Courier New"/>
      </w:rPr>
    </w:lvl>
    <w:lvl w:ilvl="2" w:tplc="F900342C">
      <w:start w:val="1"/>
      <w:numFmt w:val="bullet"/>
      <w:lvlText w:val=""/>
      <w:lvlJc w:val="left"/>
      <w:pPr>
        <w:ind w:left="2160" w:hanging="360"/>
      </w:pPr>
      <w:rPr>
        <w:rFonts w:hint="default" w:ascii="Wingdings" w:hAnsi="Wingdings"/>
      </w:rPr>
    </w:lvl>
    <w:lvl w:ilvl="3" w:tplc="F908387A">
      <w:start w:val="1"/>
      <w:numFmt w:val="bullet"/>
      <w:lvlText w:val=""/>
      <w:lvlJc w:val="left"/>
      <w:pPr>
        <w:ind w:left="2880" w:hanging="360"/>
      </w:pPr>
      <w:rPr>
        <w:rFonts w:hint="default" w:ascii="Symbol" w:hAnsi="Symbol"/>
      </w:rPr>
    </w:lvl>
    <w:lvl w:ilvl="4" w:tplc="281053E6">
      <w:start w:val="1"/>
      <w:numFmt w:val="bullet"/>
      <w:lvlText w:val="o"/>
      <w:lvlJc w:val="left"/>
      <w:pPr>
        <w:ind w:left="3600" w:hanging="360"/>
      </w:pPr>
      <w:rPr>
        <w:rFonts w:hint="default" w:ascii="Courier New" w:hAnsi="Courier New"/>
      </w:rPr>
    </w:lvl>
    <w:lvl w:ilvl="5" w:tplc="18585014">
      <w:start w:val="1"/>
      <w:numFmt w:val="bullet"/>
      <w:lvlText w:val=""/>
      <w:lvlJc w:val="left"/>
      <w:pPr>
        <w:ind w:left="4320" w:hanging="360"/>
      </w:pPr>
      <w:rPr>
        <w:rFonts w:hint="default" w:ascii="Wingdings" w:hAnsi="Wingdings"/>
      </w:rPr>
    </w:lvl>
    <w:lvl w:ilvl="6" w:tplc="A288AE92">
      <w:start w:val="1"/>
      <w:numFmt w:val="bullet"/>
      <w:lvlText w:val=""/>
      <w:lvlJc w:val="left"/>
      <w:pPr>
        <w:ind w:left="5040" w:hanging="360"/>
      </w:pPr>
      <w:rPr>
        <w:rFonts w:hint="default" w:ascii="Symbol" w:hAnsi="Symbol"/>
      </w:rPr>
    </w:lvl>
    <w:lvl w:ilvl="7" w:tplc="ACA6EF38">
      <w:start w:val="1"/>
      <w:numFmt w:val="bullet"/>
      <w:lvlText w:val="o"/>
      <w:lvlJc w:val="left"/>
      <w:pPr>
        <w:ind w:left="5760" w:hanging="360"/>
      </w:pPr>
      <w:rPr>
        <w:rFonts w:hint="default" w:ascii="Courier New" w:hAnsi="Courier New"/>
      </w:rPr>
    </w:lvl>
    <w:lvl w:ilvl="8" w:tplc="DF263FBA">
      <w:start w:val="1"/>
      <w:numFmt w:val="bullet"/>
      <w:lvlText w:val=""/>
      <w:lvlJc w:val="left"/>
      <w:pPr>
        <w:ind w:left="6480" w:hanging="360"/>
      </w:pPr>
      <w:rPr>
        <w:rFonts w:hint="default" w:ascii="Wingdings" w:hAnsi="Wingdings"/>
      </w:rPr>
    </w:lvl>
  </w:abstractNum>
  <w:abstractNum w:abstractNumId="7" w15:restartNumberingAfterBreak="0">
    <w:nsid w:val="4DB206E8"/>
    <w:multiLevelType w:val="hybridMultilevel"/>
    <w:tmpl w:val="B7ACD928"/>
    <w:lvl w:ilvl="0" w:tplc="54E0A8A8">
      <w:start w:val="1"/>
      <w:numFmt w:val="decimal"/>
      <w:lvlText w:val="%1."/>
      <w:lvlJc w:val="left"/>
      <w:pPr>
        <w:ind w:left="720" w:hanging="360"/>
      </w:pPr>
    </w:lvl>
    <w:lvl w:ilvl="1" w:tplc="D138F08E">
      <w:start w:val="1"/>
      <w:numFmt w:val="lowerLetter"/>
      <w:lvlText w:val="%2."/>
      <w:lvlJc w:val="left"/>
      <w:pPr>
        <w:ind w:left="1440" w:hanging="360"/>
      </w:pPr>
    </w:lvl>
    <w:lvl w:ilvl="2" w:tplc="10D891EE">
      <w:start w:val="1"/>
      <w:numFmt w:val="lowerRoman"/>
      <w:lvlText w:val="%3."/>
      <w:lvlJc w:val="right"/>
      <w:pPr>
        <w:ind w:left="2160" w:hanging="180"/>
      </w:pPr>
    </w:lvl>
    <w:lvl w:ilvl="3" w:tplc="BE44B0F4">
      <w:start w:val="1"/>
      <w:numFmt w:val="decimal"/>
      <w:lvlText w:val="%4."/>
      <w:lvlJc w:val="left"/>
      <w:pPr>
        <w:ind w:left="2880" w:hanging="360"/>
      </w:pPr>
    </w:lvl>
    <w:lvl w:ilvl="4" w:tplc="1E4E004C">
      <w:start w:val="1"/>
      <w:numFmt w:val="lowerLetter"/>
      <w:lvlText w:val="%5."/>
      <w:lvlJc w:val="left"/>
      <w:pPr>
        <w:ind w:left="3600" w:hanging="360"/>
      </w:pPr>
    </w:lvl>
    <w:lvl w:ilvl="5" w:tplc="C228253C">
      <w:start w:val="1"/>
      <w:numFmt w:val="lowerRoman"/>
      <w:lvlText w:val="%6."/>
      <w:lvlJc w:val="right"/>
      <w:pPr>
        <w:ind w:left="4320" w:hanging="180"/>
      </w:pPr>
    </w:lvl>
    <w:lvl w:ilvl="6" w:tplc="F8AC709C">
      <w:start w:val="1"/>
      <w:numFmt w:val="decimal"/>
      <w:lvlText w:val="%7."/>
      <w:lvlJc w:val="left"/>
      <w:pPr>
        <w:ind w:left="5040" w:hanging="360"/>
      </w:pPr>
    </w:lvl>
    <w:lvl w:ilvl="7" w:tplc="98DA5434">
      <w:start w:val="1"/>
      <w:numFmt w:val="lowerLetter"/>
      <w:lvlText w:val="%8."/>
      <w:lvlJc w:val="left"/>
      <w:pPr>
        <w:ind w:left="5760" w:hanging="360"/>
      </w:pPr>
    </w:lvl>
    <w:lvl w:ilvl="8" w:tplc="D03C3A14">
      <w:start w:val="1"/>
      <w:numFmt w:val="lowerRoman"/>
      <w:lvlText w:val="%9."/>
      <w:lvlJc w:val="right"/>
      <w:pPr>
        <w:ind w:left="6480" w:hanging="180"/>
      </w:pPr>
    </w:lvl>
  </w:abstractNum>
  <w:abstractNum w:abstractNumId="8" w15:restartNumberingAfterBreak="0">
    <w:nsid w:val="5CFF91FF"/>
    <w:multiLevelType w:val="hybridMultilevel"/>
    <w:tmpl w:val="874C0378"/>
    <w:lvl w:ilvl="0" w:tplc="646257D6">
      <w:start w:val="1"/>
      <w:numFmt w:val="bullet"/>
      <w:lvlText w:val=""/>
      <w:lvlJc w:val="left"/>
      <w:pPr>
        <w:ind w:left="720" w:hanging="360"/>
      </w:pPr>
      <w:rPr>
        <w:rFonts w:hint="default" w:ascii="Symbol" w:hAnsi="Symbol"/>
      </w:rPr>
    </w:lvl>
    <w:lvl w:ilvl="1" w:tplc="13608F16">
      <w:start w:val="1"/>
      <w:numFmt w:val="bullet"/>
      <w:lvlText w:val="o"/>
      <w:lvlJc w:val="left"/>
      <w:pPr>
        <w:ind w:left="1440" w:hanging="360"/>
      </w:pPr>
      <w:rPr>
        <w:rFonts w:hint="default" w:ascii="Courier New" w:hAnsi="Courier New"/>
      </w:rPr>
    </w:lvl>
    <w:lvl w:ilvl="2" w:tplc="DFB8534A">
      <w:start w:val="1"/>
      <w:numFmt w:val="bullet"/>
      <w:lvlText w:val=""/>
      <w:lvlJc w:val="left"/>
      <w:pPr>
        <w:ind w:left="2160" w:hanging="360"/>
      </w:pPr>
      <w:rPr>
        <w:rFonts w:hint="default" w:ascii="Wingdings" w:hAnsi="Wingdings"/>
      </w:rPr>
    </w:lvl>
    <w:lvl w:ilvl="3" w:tplc="BBA41746">
      <w:start w:val="1"/>
      <w:numFmt w:val="bullet"/>
      <w:lvlText w:val=""/>
      <w:lvlJc w:val="left"/>
      <w:pPr>
        <w:ind w:left="2880" w:hanging="360"/>
      </w:pPr>
      <w:rPr>
        <w:rFonts w:hint="default" w:ascii="Symbol" w:hAnsi="Symbol"/>
      </w:rPr>
    </w:lvl>
    <w:lvl w:ilvl="4" w:tplc="1A7E92E2">
      <w:start w:val="1"/>
      <w:numFmt w:val="bullet"/>
      <w:lvlText w:val="o"/>
      <w:lvlJc w:val="left"/>
      <w:pPr>
        <w:ind w:left="3600" w:hanging="360"/>
      </w:pPr>
      <w:rPr>
        <w:rFonts w:hint="default" w:ascii="Courier New" w:hAnsi="Courier New"/>
      </w:rPr>
    </w:lvl>
    <w:lvl w:ilvl="5" w:tplc="774AF43C">
      <w:start w:val="1"/>
      <w:numFmt w:val="bullet"/>
      <w:lvlText w:val=""/>
      <w:lvlJc w:val="left"/>
      <w:pPr>
        <w:ind w:left="4320" w:hanging="360"/>
      </w:pPr>
      <w:rPr>
        <w:rFonts w:hint="default" w:ascii="Wingdings" w:hAnsi="Wingdings"/>
      </w:rPr>
    </w:lvl>
    <w:lvl w:ilvl="6" w:tplc="56B6067A">
      <w:start w:val="1"/>
      <w:numFmt w:val="bullet"/>
      <w:lvlText w:val=""/>
      <w:lvlJc w:val="left"/>
      <w:pPr>
        <w:ind w:left="5040" w:hanging="360"/>
      </w:pPr>
      <w:rPr>
        <w:rFonts w:hint="default" w:ascii="Symbol" w:hAnsi="Symbol"/>
      </w:rPr>
    </w:lvl>
    <w:lvl w:ilvl="7" w:tplc="C2CC88BA">
      <w:start w:val="1"/>
      <w:numFmt w:val="bullet"/>
      <w:lvlText w:val="o"/>
      <w:lvlJc w:val="left"/>
      <w:pPr>
        <w:ind w:left="5760" w:hanging="360"/>
      </w:pPr>
      <w:rPr>
        <w:rFonts w:hint="default" w:ascii="Courier New" w:hAnsi="Courier New"/>
      </w:rPr>
    </w:lvl>
    <w:lvl w:ilvl="8" w:tplc="AF9C62F8">
      <w:start w:val="1"/>
      <w:numFmt w:val="bullet"/>
      <w:lvlText w:val=""/>
      <w:lvlJc w:val="left"/>
      <w:pPr>
        <w:ind w:left="6480" w:hanging="360"/>
      </w:pPr>
      <w:rPr>
        <w:rFonts w:hint="default" w:ascii="Wingdings" w:hAnsi="Wingdings"/>
      </w:rPr>
    </w:lvl>
  </w:abstractNum>
  <w:abstractNum w:abstractNumId="9" w15:restartNumberingAfterBreak="0">
    <w:nsid w:val="5D07B197"/>
    <w:multiLevelType w:val="hybridMultilevel"/>
    <w:tmpl w:val="9A2E748A"/>
    <w:lvl w:ilvl="0" w:tplc="65108548">
      <w:start w:val="1"/>
      <w:numFmt w:val="bullet"/>
      <w:lvlText w:val=""/>
      <w:lvlJc w:val="left"/>
      <w:pPr>
        <w:ind w:left="720" w:hanging="360"/>
      </w:pPr>
      <w:rPr>
        <w:rFonts w:hint="default" w:ascii="Symbol" w:hAnsi="Symbol"/>
      </w:rPr>
    </w:lvl>
    <w:lvl w:ilvl="1" w:tplc="99A2592E">
      <w:start w:val="1"/>
      <w:numFmt w:val="bullet"/>
      <w:lvlText w:val="o"/>
      <w:lvlJc w:val="left"/>
      <w:pPr>
        <w:ind w:left="1440" w:hanging="360"/>
      </w:pPr>
      <w:rPr>
        <w:rFonts w:hint="default" w:ascii="Courier New" w:hAnsi="Courier New"/>
      </w:rPr>
    </w:lvl>
    <w:lvl w:ilvl="2" w:tplc="BDAADC34">
      <w:start w:val="1"/>
      <w:numFmt w:val="bullet"/>
      <w:lvlText w:val=""/>
      <w:lvlJc w:val="left"/>
      <w:pPr>
        <w:ind w:left="2160" w:hanging="360"/>
      </w:pPr>
      <w:rPr>
        <w:rFonts w:hint="default" w:ascii="Wingdings" w:hAnsi="Wingdings"/>
      </w:rPr>
    </w:lvl>
    <w:lvl w:ilvl="3" w:tplc="5F48D84C">
      <w:start w:val="1"/>
      <w:numFmt w:val="bullet"/>
      <w:lvlText w:val=""/>
      <w:lvlJc w:val="left"/>
      <w:pPr>
        <w:ind w:left="2880" w:hanging="360"/>
      </w:pPr>
      <w:rPr>
        <w:rFonts w:hint="default" w:ascii="Symbol" w:hAnsi="Symbol"/>
      </w:rPr>
    </w:lvl>
    <w:lvl w:ilvl="4" w:tplc="70D4F8E8">
      <w:start w:val="1"/>
      <w:numFmt w:val="bullet"/>
      <w:lvlText w:val="o"/>
      <w:lvlJc w:val="left"/>
      <w:pPr>
        <w:ind w:left="3600" w:hanging="360"/>
      </w:pPr>
      <w:rPr>
        <w:rFonts w:hint="default" w:ascii="Courier New" w:hAnsi="Courier New"/>
      </w:rPr>
    </w:lvl>
    <w:lvl w:ilvl="5" w:tplc="851CF662">
      <w:start w:val="1"/>
      <w:numFmt w:val="bullet"/>
      <w:lvlText w:val=""/>
      <w:lvlJc w:val="left"/>
      <w:pPr>
        <w:ind w:left="4320" w:hanging="360"/>
      </w:pPr>
      <w:rPr>
        <w:rFonts w:hint="default" w:ascii="Wingdings" w:hAnsi="Wingdings"/>
      </w:rPr>
    </w:lvl>
    <w:lvl w:ilvl="6" w:tplc="99D03ECE">
      <w:start w:val="1"/>
      <w:numFmt w:val="bullet"/>
      <w:lvlText w:val=""/>
      <w:lvlJc w:val="left"/>
      <w:pPr>
        <w:ind w:left="5040" w:hanging="360"/>
      </w:pPr>
      <w:rPr>
        <w:rFonts w:hint="default" w:ascii="Symbol" w:hAnsi="Symbol"/>
      </w:rPr>
    </w:lvl>
    <w:lvl w:ilvl="7" w:tplc="D0444912">
      <w:start w:val="1"/>
      <w:numFmt w:val="bullet"/>
      <w:lvlText w:val="o"/>
      <w:lvlJc w:val="left"/>
      <w:pPr>
        <w:ind w:left="5760" w:hanging="360"/>
      </w:pPr>
      <w:rPr>
        <w:rFonts w:hint="default" w:ascii="Courier New" w:hAnsi="Courier New"/>
      </w:rPr>
    </w:lvl>
    <w:lvl w:ilvl="8" w:tplc="CD024788">
      <w:start w:val="1"/>
      <w:numFmt w:val="bullet"/>
      <w:lvlText w:val=""/>
      <w:lvlJc w:val="left"/>
      <w:pPr>
        <w:ind w:left="6480" w:hanging="360"/>
      </w:pPr>
      <w:rPr>
        <w:rFonts w:hint="default" w:ascii="Wingdings" w:hAnsi="Wingdings"/>
      </w:rPr>
    </w:lvl>
  </w:abstractNum>
  <w:abstractNum w:abstractNumId="10" w15:restartNumberingAfterBreak="0">
    <w:nsid w:val="5E6CB4A0"/>
    <w:multiLevelType w:val="hybridMultilevel"/>
    <w:tmpl w:val="3EB03DCA"/>
    <w:lvl w:ilvl="0" w:tplc="F5D6CDC8">
      <w:start w:val="1"/>
      <w:numFmt w:val="decimal"/>
      <w:lvlText w:val="%1."/>
      <w:lvlJc w:val="left"/>
      <w:pPr>
        <w:ind w:left="720" w:hanging="360"/>
      </w:pPr>
    </w:lvl>
    <w:lvl w:ilvl="1" w:tplc="2ACA141C">
      <w:start w:val="1"/>
      <w:numFmt w:val="lowerLetter"/>
      <w:lvlText w:val="%2."/>
      <w:lvlJc w:val="left"/>
      <w:pPr>
        <w:ind w:left="1440" w:hanging="360"/>
      </w:pPr>
    </w:lvl>
    <w:lvl w:ilvl="2" w:tplc="E7649602">
      <w:start w:val="1"/>
      <w:numFmt w:val="lowerRoman"/>
      <w:lvlText w:val="%3."/>
      <w:lvlJc w:val="right"/>
      <w:pPr>
        <w:ind w:left="2160" w:hanging="180"/>
      </w:pPr>
    </w:lvl>
    <w:lvl w:ilvl="3" w:tplc="7742935E">
      <w:start w:val="1"/>
      <w:numFmt w:val="decimal"/>
      <w:lvlText w:val="%4."/>
      <w:lvlJc w:val="left"/>
      <w:pPr>
        <w:ind w:left="2880" w:hanging="360"/>
      </w:pPr>
    </w:lvl>
    <w:lvl w:ilvl="4" w:tplc="F4587674">
      <w:start w:val="1"/>
      <w:numFmt w:val="lowerLetter"/>
      <w:lvlText w:val="%5."/>
      <w:lvlJc w:val="left"/>
      <w:pPr>
        <w:ind w:left="3600" w:hanging="360"/>
      </w:pPr>
    </w:lvl>
    <w:lvl w:ilvl="5" w:tplc="BDB6A392">
      <w:start w:val="1"/>
      <w:numFmt w:val="lowerRoman"/>
      <w:lvlText w:val="%6."/>
      <w:lvlJc w:val="right"/>
      <w:pPr>
        <w:ind w:left="4320" w:hanging="180"/>
      </w:pPr>
    </w:lvl>
    <w:lvl w:ilvl="6" w:tplc="9086D230">
      <w:start w:val="1"/>
      <w:numFmt w:val="decimal"/>
      <w:lvlText w:val="%7."/>
      <w:lvlJc w:val="left"/>
      <w:pPr>
        <w:ind w:left="5040" w:hanging="360"/>
      </w:pPr>
    </w:lvl>
    <w:lvl w:ilvl="7" w:tplc="F188876E">
      <w:start w:val="1"/>
      <w:numFmt w:val="lowerLetter"/>
      <w:lvlText w:val="%8."/>
      <w:lvlJc w:val="left"/>
      <w:pPr>
        <w:ind w:left="5760" w:hanging="360"/>
      </w:pPr>
    </w:lvl>
    <w:lvl w:ilvl="8" w:tplc="F75AD73C">
      <w:start w:val="1"/>
      <w:numFmt w:val="lowerRoman"/>
      <w:lvlText w:val="%9."/>
      <w:lvlJc w:val="right"/>
      <w:pPr>
        <w:ind w:left="6480" w:hanging="180"/>
      </w:pPr>
    </w:lvl>
  </w:abstractNum>
  <w:abstractNum w:abstractNumId="11" w15:restartNumberingAfterBreak="0">
    <w:nsid w:val="67EF7199"/>
    <w:multiLevelType w:val="hybridMultilevel"/>
    <w:tmpl w:val="155A969A"/>
    <w:lvl w:ilvl="0" w:tplc="0CB26B74">
      <w:start w:val="1"/>
      <w:numFmt w:val="bullet"/>
      <w:lvlText w:val=""/>
      <w:lvlJc w:val="left"/>
      <w:pPr>
        <w:ind w:left="720" w:hanging="360"/>
      </w:pPr>
      <w:rPr>
        <w:rFonts w:hint="default" w:ascii="Symbol" w:hAnsi="Symbol"/>
      </w:rPr>
    </w:lvl>
    <w:lvl w:ilvl="1" w:tplc="E388937E">
      <w:start w:val="1"/>
      <w:numFmt w:val="bullet"/>
      <w:lvlText w:val="o"/>
      <w:lvlJc w:val="left"/>
      <w:pPr>
        <w:ind w:left="1440" w:hanging="360"/>
      </w:pPr>
      <w:rPr>
        <w:rFonts w:hint="default" w:ascii="Courier New" w:hAnsi="Courier New"/>
      </w:rPr>
    </w:lvl>
    <w:lvl w:ilvl="2" w:tplc="F00A3FE2">
      <w:start w:val="1"/>
      <w:numFmt w:val="bullet"/>
      <w:lvlText w:val=""/>
      <w:lvlJc w:val="left"/>
      <w:pPr>
        <w:ind w:left="2160" w:hanging="360"/>
      </w:pPr>
      <w:rPr>
        <w:rFonts w:hint="default" w:ascii="Wingdings" w:hAnsi="Wingdings"/>
      </w:rPr>
    </w:lvl>
    <w:lvl w:ilvl="3" w:tplc="4732B35A">
      <w:start w:val="1"/>
      <w:numFmt w:val="bullet"/>
      <w:lvlText w:val=""/>
      <w:lvlJc w:val="left"/>
      <w:pPr>
        <w:ind w:left="2880" w:hanging="360"/>
      </w:pPr>
      <w:rPr>
        <w:rFonts w:hint="default" w:ascii="Symbol" w:hAnsi="Symbol"/>
      </w:rPr>
    </w:lvl>
    <w:lvl w:ilvl="4" w:tplc="049AD874">
      <w:start w:val="1"/>
      <w:numFmt w:val="bullet"/>
      <w:lvlText w:val="o"/>
      <w:lvlJc w:val="left"/>
      <w:pPr>
        <w:ind w:left="3600" w:hanging="360"/>
      </w:pPr>
      <w:rPr>
        <w:rFonts w:hint="default" w:ascii="Courier New" w:hAnsi="Courier New"/>
      </w:rPr>
    </w:lvl>
    <w:lvl w:ilvl="5" w:tplc="78DAB466">
      <w:start w:val="1"/>
      <w:numFmt w:val="bullet"/>
      <w:lvlText w:val=""/>
      <w:lvlJc w:val="left"/>
      <w:pPr>
        <w:ind w:left="4320" w:hanging="360"/>
      </w:pPr>
      <w:rPr>
        <w:rFonts w:hint="default" w:ascii="Wingdings" w:hAnsi="Wingdings"/>
      </w:rPr>
    </w:lvl>
    <w:lvl w:ilvl="6" w:tplc="20362DC2">
      <w:start w:val="1"/>
      <w:numFmt w:val="bullet"/>
      <w:lvlText w:val=""/>
      <w:lvlJc w:val="left"/>
      <w:pPr>
        <w:ind w:left="5040" w:hanging="360"/>
      </w:pPr>
      <w:rPr>
        <w:rFonts w:hint="default" w:ascii="Symbol" w:hAnsi="Symbol"/>
      </w:rPr>
    </w:lvl>
    <w:lvl w:ilvl="7" w:tplc="E624A2EA">
      <w:start w:val="1"/>
      <w:numFmt w:val="bullet"/>
      <w:lvlText w:val="o"/>
      <w:lvlJc w:val="left"/>
      <w:pPr>
        <w:ind w:left="5760" w:hanging="360"/>
      </w:pPr>
      <w:rPr>
        <w:rFonts w:hint="default" w:ascii="Courier New" w:hAnsi="Courier New"/>
      </w:rPr>
    </w:lvl>
    <w:lvl w:ilvl="8" w:tplc="541419D6">
      <w:start w:val="1"/>
      <w:numFmt w:val="bullet"/>
      <w:lvlText w:val=""/>
      <w:lvlJc w:val="left"/>
      <w:pPr>
        <w:ind w:left="6480" w:hanging="360"/>
      </w:pPr>
      <w:rPr>
        <w:rFonts w:hint="default" w:ascii="Wingdings" w:hAnsi="Wingdings"/>
      </w:rPr>
    </w:lvl>
  </w:abstractNum>
  <w:abstractNum w:abstractNumId="12" w15:restartNumberingAfterBreak="0">
    <w:nsid w:val="69C61C3B"/>
    <w:multiLevelType w:val="hybridMultilevel"/>
    <w:tmpl w:val="8DEAB1EE"/>
    <w:lvl w:ilvl="0" w:tplc="96861B9A">
      <w:start w:val="1"/>
      <w:numFmt w:val="bullet"/>
      <w:lvlText w:val=""/>
      <w:lvlJc w:val="left"/>
      <w:pPr>
        <w:ind w:left="720" w:hanging="360"/>
      </w:pPr>
      <w:rPr>
        <w:rFonts w:hint="default" w:ascii="Symbol" w:hAnsi="Symbol"/>
      </w:rPr>
    </w:lvl>
    <w:lvl w:ilvl="1" w:tplc="22D80AA8">
      <w:start w:val="1"/>
      <w:numFmt w:val="bullet"/>
      <w:lvlText w:val="o"/>
      <w:lvlJc w:val="left"/>
      <w:pPr>
        <w:ind w:left="1440" w:hanging="360"/>
      </w:pPr>
      <w:rPr>
        <w:rFonts w:hint="default" w:ascii="Courier New" w:hAnsi="Courier New"/>
      </w:rPr>
    </w:lvl>
    <w:lvl w:ilvl="2" w:tplc="2842E4C6">
      <w:start w:val="1"/>
      <w:numFmt w:val="bullet"/>
      <w:lvlText w:val=""/>
      <w:lvlJc w:val="left"/>
      <w:pPr>
        <w:ind w:left="2160" w:hanging="360"/>
      </w:pPr>
      <w:rPr>
        <w:rFonts w:hint="default" w:ascii="Wingdings" w:hAnsi="Wingdings"/>
      </w:rPr>
    </w:lvl>
    <w:lvl w:ilvl="3" w:tplc="35928BAC">
      <w:start w:val="1"/>
      <w:numFmt w:val="bullet"/>
      <w:lvlText w:val=""/>
      <w:lvlJc w:val="left"/>
      <w:pPr>
        <w:ind w:left="2880" w:hanging="360"/>
      </w:pPr>
      <w:rPr>
        <w:rFonts w:hint="default" w:ascii="Symbol" w:hAnsi="Symbol"/>
      </w:rPr>
    </w:lvl>
    <w:lvl w:ilvl="4" w:tplc="C4DA52A2">
      <w:start w:val="1"/>
      <w:numFmt w:val="bullet"/>
      <w:lvlText w:val="o"/>
      <w:lvlJc w:val="left"/>
      <w:pPr>
        <w:ind w:left="3600" w:hanging="360"/>
      </w:pPr>
      <w:rPr>
        <w:rFonts w:hint="default" w:ascii="Courier New" w:hAnsi="Courier New"/>
      </w:rPr>
    </w:lvl>
    <w:lvl w:ilvl="5" w:tplc="91AAC7B6">
      <w:start w:val="1"/>
      <w:numFmt w:val="bullet"/>
      <w:lvlText w:val=""/>
      <w:lvlJc w:val="left"/>
      <w:pPr>
        <w:ind w:left="4320" w:hanging="360"/>
      </w:pPr>
      <w:rPr>
        <w:rFonts w:hint="default" w:ascii="Wingdings" w:hAnsi="Wingdings"/>
      </w:rPr>
    </w:lvl>
    <w:lvl w:ilvl="6" w:tplc="31EC9C40">
      <w:start w:val="1"/>
      <w:numFmt w:val="bullet"/>
      <w:lvlText w:val=""/>
      <w:lvlJc w:val="left"/>
      <w:pPr>
        <w:ind w:left="5040" w:hanging="360"/>
      </w:pPr>
      <w:rPr>
        <w:rFonts w:hint="default" w:ascii="Symbol" w:hAnsi="Symbol"/>
      </w:rPr>
    </w:lvl>
    <w:lvl w:ilvl="7" w:tplc="D9CCE9D4">
      <w:start w:val="1"/>
      <w:numFmt w:val="bullet"/>
      <w:lvlText w:val="o"/>
      <w:lvlJc w:val="left"/>
      <w:pPr>
        <w:ind w:left="5760" w:hanging="360"/>
      </w:pPr>
      <w:rPr>
        <w:rFonts w:hint="default" w:ascii="Courier New" w:hAnsi="Courier New"/>
      </w:rPr>
    </w:lvl>
    <w:lvl w:ilvl="8" w:tplc="2E32BD30">
      <w:start w:val="1"/>
      <w:numFmt w:val="bullet"/>
      <w:lvlText w:val=""/>
      <w:lvlJc w:val="left"/>
      <w:pPr>
        <w:ind w:left="6480" w:hanging="360"/>
      </w:pPr>
      <w:rPr>
        <w:rFonts w:hint="default" w:ascii="Wingdings" w:hAnsi="Wingdings"/>
      </w:rPr>
    </w:lvl>
  </w:abstractNum>
  <w:abstractNum w:abstractNumId="13" w15:restartNumberingAfterBreak="0">
    <w:nsid w:val="73CACEB6"/>
    <w:multiLevelType w:val="hybridMultilevel"/>
    <w:tmpl w:val="A7EA3E3E"/>
    <w:lvl w:ilvl="0" w:tplc="54DE2748">
      <w:start w:val="1"/>
      <w:numFmt w:val="bullet"/>
      <w:lvlText w:val=""/>
      <w:lvlJc w:val="left"/>
      <w:pPr>
        <w:ind w:left="720" w:hanging="360"/>
      </w:pPr>
      <w:rPr>
        <w:rFonts w:hint="default" w:ascii="Symbol" w:hAnsi="Symbol"/>
      </w:rPr>
    </w:lvl>
    <w:lvl w:ilvl="1" w:tplc="76AAC3C6">
      <w:start w:val="1"/>
      <w:numFmt w:val="bullet"/>
      <w:lvlText w:val="o"/>
      <w:lvlJc w:val="left"/>
      <w:pPr>
        <w:ind w:left="1440" w:hanging="360"/>
      </w:pPr>
      <w:rPr>
        <w:rFonts w:hint="default" w:ascii="Courier New" w:hAnsi="Courier New"/>
      </w:rPr>
    </w:lvl>
    <w:lvl w:ilvl="2" w:tplc="034E3E84">
      <w:start w:val="1"/>
      <w:numFmt w:val="bullet"/>
      <w:lvlText w:val=""/>
      <w:lvlJc w:val="left"/>
      <w:pPr>
        <w:ind w:left="2160" w:hanging="360"/>
      </w:pPr>
      <w:rPr>
        <w:rFonts w:hint="default" w:ascii="Wingdings" w:hAnsi="Wingdings"/>
      </w:rPr>
    </w:lvl>
    <w:lvl w:ilvl="3" w:tplc="BC8AA73A">
      <w:start w:val="1"/>
      <w:numFmt w:val="bullet"/>
      <w:lvlText w:val=""/>
      <w:lvlJc w:val="left"/>
      <w:pPr>
        <w:ind w:left="2880" w:hanging="360"/>
      </w:pPr>
      <w:rPr>
        <w:rFonts w:hint="default" w:ascii="Symbol" w:hAnsi="Symbol"/>
      </w:rPr>
    </w:lvl>
    <w:lvl w:ilvl="4" w:tplc="FE522E10">
      <w:start w:val="1"/>
      <w:numFmt w:val="bullet"/>
      <w:lvlText w:val="o"/>
      <w:lvlJc w:val="left"/>
      <w:pPr>
        <w:ind w:left="3600" w:hanging="360"/>
      </w:pPr>
      <w:rPr>
        <w:rFonts w:hint="default" w:ascii="Courier New" w:hAnsi="Courier New"/>
      </w:rPr>
    </w:lvl>
    <w:lvl w:ilvl="5" w:tplc="9A1E0C0E">
      <w:start w:val="1"/>
      <w:numFmt w:val="bullet"/>
      <w:lvlText w:val=""/>
      <w:lvlJc w:val="left"/>
      <w:pPr>
        <w:ind w:left="4320" w:hanging="360"/>
      </w:pPr>
      <w:rPr>
        <w:rFonts w:hint="default" w:ascii="Wingdings" w:hAnsi="Wingdings"/>
      </w:rPr>
    </w:lvl>
    <w:lvl w:ilvl="6" w:tplc="F35C9C0C">
      <w:start w:val="1"/>
      <w:numFmt w:val="bullet"/>
      <w:lvlText w:val=""/>
      <w:lvlJc w:val="left"/>
      <w:pPr>
        <w:ind w:left="5040" w:hanging="360"/>
      </w:pPr>
      <w:rPr>
        <w:rFonts w:hint="default" w:ascii="Symbol" w:hAnsi="Symbol"/>
      </w:rPr>
    </w:lvl>
    <w:lvl w:ilvl="7" w:tplc="F6E41642">
      <w:start w:val="1"/>
      <w:numFmt w:val="bullet"/>
      <w:lvlText w:val="o"/>
      <w:lvlJc w:val="left"/>
      <w:pPr>
        <w:ind w:left="5760" w:hanging="360"/>
      </w:pPr>
      <w:rPr>
        <w:rFonts w:hint="default" w:ascii="Courier New" w:hAnsi="Courier New"/>
      </w:rPr>
    </w:lvl>
    <w:lvl w:ilvl="8" w:tplc="3A460268">
      <w:start w:val="1"/>
      <w:numFmt w:val="bullet"/>
      <w:lvlText w:val=""/>
      <w:lvlJc w:val="left"/>
      <w:pPr>
        <w:ind w:left="6480" w:hanging="360"/>
      </w:pPr>
      <w:rPr>
        <w:rFonts w:hint="default" w:ascii="Wingdings" w:hAnsi="Wingdings"/>
      </w:r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1389650848">
    <w:abstractNumId w:val="10"/>
  </w:num>
  <w:num w:numId="2" w16cid:durableId="1522356228">
    <w:abstractNumId w:val="5"/>
  </w:num>
  <w:num w:numId="3" w16cid:durableId="121772943">
    <w:abstractNumId w:val="6"/>
  </w:num>
  <w:num w:numId="4" w16cid:durableId="2011902601">
    <w:abstractNumId w:val="4"/>
  </w:num>
  <w:num w:numId="5" w16cid:durableId="1397163822">
    <w:abstractNumId w:val="13"/>
  </w:num>
  <w:num w:numId="6" w16cid:durableId="1189375455">
    <w:abstractNumId w:val="3"/>
  </w:num>
  <w:num w:numId="7" w16cid:durableId="196704301">
    <w:abstractNumId w:val="2"/>
  </w:num>
  <w:num w:numId="8" w16cid:durableId="1043097642">
    <w:abstractNumId w:val="7"/>
  </w:num>
  <w:num w:numId="9" w16cid:durableId="1734812196">
    <w:abstractNumId w:val="0"/>
  </w:num>
  <w:num w:numId="10" w16cid:durableId="747071060">
    <w:abstractNumId w:val="12"/>
  </w:num>
  <w:num w:numId="11" w16cid:durableId="1532842336">
    <w:abstractNumId w:val="8"/>
  </w:num>
  <w:num w:numId="12" w16cid:durableId="1920628890">
    <w:abstractNumId w:val="1"/>
  </w:num>
  <w:num w:numId="13" w16cid:durableId="1757509943">
    <w:abstractNumId w:val="9"/>
  </w:num>
  <w:num w:numId="14" w16cid:durableId="14652755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63BD4"/>
    <w:rsid w:val="00102684"/>
    <w:rsid w:val="00122329"/>
    <w:rsid w:val="001E1A4B"/>
    <w:rsid w:val="001F9457"/>
    <w:rsid w:val="00239C83"/>
    <w:rsid w:val="00287B60"/>
    <w:rsid w:val="002A1CF0"/>
    <w:rsid w:val="002DCF74"/>
    <w:rsid w:val="003BCEAD"/>
    <w:rsid w:val="003D4E20"/>
    <w:rsid w:val="004839EE"/>
    <w:rsid w:val="0052949B"/>
    <w:rsid w:val="0054DD46"/>
    <w:rsid w:val="00553EB3"/>
    <w:rsid w:val="0055C00F"/>
    <w:rsid w:val="005F536B"/>
    <w:rsid w:val="0065827A"/>
    <w:rsid w:val="00685345"/>
    <w:rsid w:val="00695E03"/>
    <w:rsid w:val="006AD19D"/>
    <w:rsid w:val="006F6B43"/>
    <w:rsid w:val="007D1A22"/>
    <w:rsid w:val="0087021B"/>
    <w:rsid w:val="0087683D"/>
    <w:rsid w:val="009DFE75"/>
    <w:rsid w:val="00A231C7"/>
    <w:rsid w:val="00A25A2E"/>
    <w:rsid w:val="00A40035"/>
    <w:rsid w:val="00C2A75C"/>
    <w:rsid w:val="00D8D19D"/>
    <w:rsid w:val="00D8E32D"/>
    <w:rsid w:val="00EEA1A3"/>
    <w:rsid w:val="00EF3CFA"/>
    <w:rsid w:val="01057F6C"/>
    <w:rsid w:val="010D98AD"/>
    <w:rsid w:val="011F8D7D"/>
    <w:rsid w:val="0137B41B"/>
    <w:rsid w:val="013DA9B3"/>
    <w:rsid w:val="01403398"/>
    <w:rsid w:val="014445D3"/>
    <w:rsid w:val="014E8B65"/>
    <w:rsid w:val="0150584C"/>
    <w:rsid w:val="0159ECC9"/>
    <w:rsid w:val="016D4E2D"/>
    <w:rsid w:val="01876B49"/>
    <w:rsid w:val="01897586"/>
    <w:rsid w:val="018E00E9"/>
    <w:rsid w:val="0191CF70"/>
    <w:rsid w:val="019AEF88"/>
    <w:rsid w:val="019B70E9"/>
    <w:rsid w:val="019CFD62"/>
    <w:rsid w:val="019D767C"/>
    <w:rsid w:val="019FBE59"/>
    <w:rsid w:val="01A3F22C"/>
    <w:rsid w:val="01B5CFF8"/>
    <w:rsid w:val="01B6AB06"/>
    <w:rsid w:val="01BC5744"/>
    <w:rsid w:val="01BC8B88"/>
    <w:rsid w:val="01C49F40"/>
    <w:rsid w:val="01C73972"/>
    <w:rsid w:val="01CED2B5"/>
    <w:rsid w:val="01D4D12D"/>
    <w:rsid w:val="01DACB5B"/>
    <w:rsid w:val="01DEECDA"/>
    <w:rsid w:val="01E1C124"/>
    <w:rsid w:val="01E37DDB"/>
    <w:rsid w:val="01E63FEA"/>
    <w:rsid w:val="01EBB009"/>
    <w:rsid w:val="01ED6CB5"/>
    <w:rsid w:val="01F14710"/>
    <w:rsid w:val="01F27E42"/>
    <w:rsid w:val="01F7D7B7"/>
    <w:rsid w:val="0203A418"/>
    <w:rsid w:val="02182AD8"/>
    <w:rsid w:val="021A4B5F"/>
    <w:rsid w:val="0227AF10"/>
    <w:rsid w:val="0235A532"/>
    <w:rsid w:val="023754C7"/>
    <w:rsid w:val="023CCCBC"/>
    <w:rsid w:val="0240413A"/>
    <w:rsid w:val="0240D688"/>
    <w:rsid w:val="0242907A"/>
    <w:rsid w:val="0258B5DB"/>
    <w:rsid w:val="025C7269"/>
    <w:rsid w:val="025D3ADE"/>
    <w:rsid w:val="0261CE58"/>
    <w:rsid w:val="0270393A"/>
    <w:rsid w:val="027C9D1C"/>
    <w:rsid w:val="027EE6C3"/>
    <w:rsid w:val="027F82DA"/>
    <w:rsid w:val="028266E7"/>
    <w:rsid w:val="028C5B49"/>
    <w:rsid w:val="028FBA4C"/>
    <w:rsid w:val="02945F45"/>
    <w:rsid w:val="02999279"/>
    <w:rsid w:val="029A225B"/>
    <w:rsid w:val="029C03FF"/>
    <w:rsid w:val="02A07E8A"/>
    <w:rsid w:val="02A95698"/>
    <w:rsid w:val="02AC35D5"/>
    <w:rsid w:val="02CAF5D3"/>
    <w:rsid w:val="02CB0BE0"/>
    <w:rsid w:val="02CC9A21"/>
    <w:rsid w:val="02CD804D"/>
    <w:rsid w:val="02CF157F"/>
    <w:rsid w:val="02D4AABC"/>
    <w:rsid w:val="02DBA171"/>
    <w:rsid w:val="02E65257"/>
    <w:rsid w:val="02EE32D2"/>
    <w:rsid w:val="02F44A85"/>
    <w:rsid w:val="02F53677"/>
    <w:rsid w:val="02F701EA"/>
    <w:rsid w:val="02F9C60F"/>
    <w:rsid w:val="02F9D7B4"/>
    <w:rsid w:val="0305075E"/>
    <w:rsid w:val="03063E73"/>
    <w:rsid w:val="03090F68"/>
    <w:rsid w:val="030C6CA8"/>
    <w:rsid w:val="03105BE4"/>
    <w:rsid w:val="0330B65C"/>
    <w:rsid w:val="0331C8BD"/>
    <w:rsid w:val="0331DE63"/>
    <w:rsid w:val="03336C78"/>
    <w:rsid w:val="03439B0E"/>
    <w:rsid w:val="03478A49"/>
    <w:rsid w:val="034AD965"/>
    <w:rsid w:val="034ECD55"/>
    <w:rsid w:val="0355274F"/>
    <w:rsid w:val="03567908"/>
    <w:rsid w:val="03659F6A"/>
    <w:rsid w:val="0366235E"/>
    <w:rsid w:val="0368D2C8"/>
    <w:rsid w:val="0376ADD6"/>
    <w:rsid w:val="0376F961"/>
    <w:rsid w:val="03826C73"/>
    <w:rsid w:val="03851C9D"/>
    <w:rsid w:val="03852AC7"/>
    <w:rsid w:val="038578E5"/>
    <w:rsid w:val="038B537C"/>
    <w:rsid w:val="03916D4A"/>
    <w:rsid w:val="03947E54"/>
    <w:rsid w:val="0398F73B"/>
    <w:rsid w:val="039A612B"/>
    <w:rsid w:val="039B002F"/>
    <w:rsid w:val="039FDA10"/>
    <w:rsid w:val="03A96D51"/>
    <w:rsid w:val="03B3BD50"/>
    <w:rsid w:val="03C05CE0"/>
    <w:rsid w:val="03C5C6B9"/>
    <w:rsid w:val="03C833EF"/>
    <w:rsid w:val="03D2699A"/>
    <w:rsid w:val="03E10ACB"/>
    <w:rsid w:val="03E1F073"/>
    <w:rsid w:val="03E742FD"/>
    <w:rsid w:val="03E7C87D"/>
    <w:rsid w:val="03EDCEA5"/>
    <w:rsid w:val="04016768"/>
    <w:rsid w:val="0418FB58"/>
    <w:rsid w:val="041D9872"/>
    <w:rsid w:val="041ECB2F"/>
    <w:rsid w:val="04213207"/>
    <w:rsid w:val="042DD95E"/>
    <w:rsid w:val="04330A38"/>
    <w:rsid w:val="0438C0FB"/>
    <w:rsid w:val="043926A8"/>
    <w:rsid w:val="043D5B8F"/>
    <w:rsid w:val="04423AB4"/>
    <w:rsid w:val="044C2977"/>
    <w:rsid w:val="044F432E"/>
    <w:rsid w:val="045087DA"/>
    <w:rsid w:val="0456C9C3"/>
    <w:rsid w:val="0456CB14"/>
    <w:rsid w:val="0460A454"/>
    <w:rsid w:val="04638BB8"/>
    <w:rsid w:val="0466BEF1"/>
    <w:rsid w:val="046FCF11"/>
    <w:rsid w:val="047300A9"/>
    <w:rsid w:val="0475AC2B"/>
    <w:rsid w:val="04760AAB"/>
    <w:rsid w:val="048147C1"/>
    <w:rsid w:val="049B5542"/>
    <w:rsid w:val="04A61C6D"/>
    <w:rsid w:val="04AA1B8C"/>
    <w:rsid w:val="04AEADB3"/>
    <w:rsid w:val="04B25F56"/>
    <w:rsid w:val="04B29F85"/>
    <w:rsid w:val="04B33F6D"/>
    <w:rsid w:val="04B7516B"/>
    <w:rsid w:val="04BCD208"/>
    <w:rsid w:val="04C0B7D6"/>
    <w:rsid w:val="04CC59AB"/>
    <w:rsid w:val="04CE596B"/>
    <w:rsid w:val="04D5578F"/>
    <w:rsid w:val="04D7C209"/>
    <w:rsid w:val="04E0637D"/>
    <w:rsid w:val="04E3B0E9"/>
    <w:rsid w:val="04E46D4D"/>
    <w:rsid w:val="04E9C267"/>
    <w:rsid w:val="04EA83B0"/>
    <w:rsid w:val="04EBC6BA"/>
    <w:rsid w:val="04F19D7A"/>
    <w:rsid w:val="04FBA19E"/>
    <w:rsid w:val="04FBCA3E"/>
    <w:rsid w:val="04FDC39E"/>
    <w:rsid w:val="050132B8"/>
    <w:rsid w:val="05029319"/>
    <w:rsid w:val="0502C57A"/>
    <w:rsid w:val="0508AA94"/>
    <w:rsid w:val="050CB8C1"/>
    <w:rsid w:val="051DE2B1"/>
    <w:rsid w:val="0525D58D"/>
    <w:rsid w:val="053B2031"/>
    <w:rsid w:val="053CBC12"/>
    <w:rsid w:val="054BE2C1"/>
    <w:rsid w:val="0555EBE8"/>
    <w:rsid w:val="0556ECC0"/>
    <w:rsid w:val="0562A8A1"/>
    <w:rsid w:val="0566A2A3"/>
    <w:rsid w:val="05784C4B"/>
    <w:rsid w:val="05813E8F"/>
    <w:rsid w:val="05A30697"/>
    <w:rsid w:val="05B32C8F"/>
    <w:rsid w:val="05B45F3E"/>
    <w:rsid w:val="05B76432"/>
    <w:rsid w:val="05BB7EA6"/>
    <w:rsid w:val="05BD15D5"/>
    <w:rsid w:val="05BFFC27"/>
    <w:rsid w:val="05C05AA2"/>
    <w:rsid w:val="05C8B6A2"/>
    <w:rsid w:val="05C8ED5A"/>
    <w:rsid w:val="05CA2267"/>
    <w:rsid w:val="05CE0B6D"/>
    <w:rsid w:val="05D98213"/>
    <w:rsid w:val="05E8E4FB"/>
    <w:rsid w:val="05F09017"/>
    <w:rsid w:val="05F37C59"/>
    <w:rsid w:val="05FC7C6C"/>
    <w:rsid w:val="06003233"/>
    <w:rsid w:val="0613D775"/>
    <w:rsid w:val="06140DBF"/>
    <w:rsid w:val="0614B8B8"/>
    <w:rsid w:val="061AB35B"/>
    <w:rsid w:val="061EAE07"/>
    <w:rsid w:val="062C1585"/>
    <w:rsid w:val="063458B1"/>
    <w:rsid w:val="06361F6D"/>
    <w:rsid w:val="063A2DCF"/>
    <w:rsid w:val="06409855"/>
    <w:rsid w:val="06489119"/>
    <w:rsid w:val="06502CDB"/>
    <w:rsid w:val="065EB2A6"/>
    <w:rsid w:val="06608FA6"/>
    <w:rsid w:val="0666ADBB"/>
    <w:rsid w:val="0666E00D"/>
    <w:rsid w:val="066C58CF"/>
    <w:rsid w:val="0675E5AE"/>
    <w:rsid w:val="067ADD11"/>
    <w:rsid w:val="0682138E"/>
    <w:rsid w:val="06939A4F"/>
    <w:rsid w:val="069B5A0F"/>
    <w:rsid w:val="06A4B3E8"/>
    <w:rsid w:val="06A8483B"/>
    <w:rsid w:val="06ABC185"/>
    <w:rsid w:val="06D3C3FA"/>
    <w:rsid w:val="06D6E61E"/>
    <w:rsid w:val="06F0277A"/>
    <w:rsid w:val="06F35848"/>
    <w:rsid w:val="06F41B42"/>
    <w:rsid w:val="06F8F991"/>
    <w:rsid w:val="06FE47F7"/>
    <w:rsid w:val="070B0677"/>
    <w:rsid w:val="07101F75"/>
    <w:rsid w:val="07127668"/>
    <w:rsid w:val="071D4066"/>
    <w:rsid w:val="071EAAB3"/>
    <w:rsid w:val="072481EB"/>
    <w:rsid w:val="07396927"/>
    <w:rsid w:val="073B265D"/>
    <w:rsid w:val="0751AE5D"/>
    <w:rsid w:val="07552E90"/>
    <w:rsid w:val="07571AE6"/>
    <w:rsid w:val="076DF7B0"/>
    <w:rsid w:val="0775E6EF"/>
    <w:rsid w:val="0779DF96"/>
    <w:rsid w:val="07888C0D"/>
    <w:rsid w:val="078B13AF"/>
    <w:rsid w:val="079AB40F"/>
    <w:rsid w:val="079E0C43"/>
    <w:rsid w:val="07B1D1A7"/>
    <w:rsid w:val="07BD3BB3"/>
    <w:rsid w:val="07C39556"/>
    <w:rsid w:val="07C6B094"/>
    <w:rsid w:val="07C8DB35"/>
    <w:rsid w:val="07D6BC5B"/>
    <w:rsid w:val="07DC6873"/>
    <w:rsid w:val="07EC8004"/>
    <w:rsid w:val="07F04796"/>
    <w:rsid w:val="0803B5D4"/>
    <w:rsid w:val="08115CC8"/>
    <w:rsid w:val="081EC69A"/>
    <w:rsid w:val="082052B5"/>
    <w:rsid w:val="0823212E"/>
    <w:rsid w:val="08241C20"/>
    <w:rsid w:val="082B8C54"/>
    <w:rsid w:val="08302BC8"/>
    <w:rsid w:val="0831E4C1"/>
    <w:rsid w:val="083A50E9"/>
    <w:rsid w:val="083D606E"/>
    <w:rsid w:val="0852F262"/>
    <w:rsid w:val="085470EE"/>
    <w:rsid w:val="085AA71B"/>
    <w:rsid w:val="08625D2C"/>
    <w:rsid w:val="08627B36"/>
    <w:rsid w:val="086912DE"/>
    <w:rsid w:val="087226CC"/>
    <w:rsid w:val="0879B775"/>
    <w:rsid w:val="087F8E67"/>
    <w:rsid w:val="08805281"/>
    <w:rsid w:val="08863BD4"/>
    <w:rsid w:val="088BEF04"/>
    <w:rsid w:val="08901DEA"/>
    <w:rsid w:val="089A24D0"/>
    <w:rsid w:val="089A44B7"/>
    <w:rsid w:val="089C7CA9"/>
    <w:rsid w:val="08A87DB7"/>
    <w:rsid w:val="08A90D00"/>
    <w:rsid w:val="08AD012D"/>
    <w:rsid w:val="08B02135"/>
    <w:rsid w:val="08B29DE1"/>
    <w:rsid w:val="08BAF72E"/>
    <w:rsid w:val="08C56BE7"/>
    <w:rsid w:val="08CACD1C"/>
    <w:rsid w:val="08D79BB3"/>
    <w:rsid w:val="08E2AA78"/>
    <w:rsid w:val="08E80EB2"/>
    <w:rsid w:val="08F2D048"/>
    <w:rsid w:val="08F3BBA7"/>
    <w:rsid w:val="08F3BD70"/>
    <w:rsid w:val="08F66F2E"/>
    <w:rsid w:val="09042CB9"/>
    <w:rsid w:val="0905E90A"/>
    <w:rsid w:val="0912B216"/>
    <w:rsid w:val="091BB5CC"/>
    <w:rsid w:val="0922FF17"/>
    <w:rsid w:val="092EA151"/>
    <w:rsid w:val="0935DAC4"/>
    <w:rsid w:val="0937049C"/>
    <w:rsid w:val="09444EE2"/>
    <w:rsid w:val="0949FD48"/>
    <w:rsid w:val="094BE236"/>
    <w:rsid w:val="094EA37C"/>
    <w:rsid w:val="094F3A57"/>
    <w:rsid w:val="09536E1F"/>
    <w:rsid w:val="095406EB"/>
    <w:rsid w:val="09572D9C"/>
    <w:rsid w:val="0958082B"/>
    <w:rsid w:val="09595077"/>
    <w:rsid w:val="096B2426"/>
    <w:rsid w:val="09758465"/>
    <w:rsid w:val="09765FD7"/>
    <w:rsid w:val="0987D294"/>
    <w:rsid w:val="098C89DC"/>
    <w:rsid w:val="098FDA03"/>
    <w:rsid w:val="09A20F17"/>
    <w:rsid w:val="09A7B149"/>
    <w:rsid w:val="09ABE6EC"/>
    <w:rsid w:val="09B48F16"/>
    <w:rsid w:val="09B5F7DA"/>
    <w:rsid w:val="09C01DE9"/>
    <w:rsid w:val="09C25BBF"/>
    <w:rsid w:val="09D3C757"/>
    <w:rsid w:val="09D485C1"/>
    <w:rsid w:val="09D90A7C"/>
    <w:rsid w:val="09D990EB"/>
    <w:rsid w:val="09E36095"/>
    <w:rsid w:val="09E3849F"/>
    <w:rsid w:val="09EB3E6F"/>
    <w:rsid w:val="09EE04FE"/>
    <w:rsid w:val="0A03FEC0"/>
    <w:rsid w:val="0A0A6D9D"/>
    <w:rsid w:val="0A176F82"/>
    <w:rsid w:val="0A1DB83E"/>
    <w:rsid w:val="0A1E3EB3"/>
    <w:rsid w:val="0A269B6B"/>
    <w:rsid w:val="0A293BEF"/>
    <w:rsid w:val="0A2BFE7B"/>
    <w:rsid w:val="0A2C1F38"/>
    <w:rsid w:val="0A44E473"/>
    <w:rsid w:val="0A53B02D"/>
    <w:rsid w:val="0A57A766"/>
    <w:rsid w:val="0A5C1C4C"/>
    <w:rsid w:val="0A6144AE"/>
    <w:rsid w:val="0A6147C4"/>
    <w:rsid w:val="0A690F2D"/>
    <w:rsid w:val="0A6ED846"/>
    <w:rsid w:val="0A7DB968"/>
    <w:rsid w:val="0A8597B6"/>
    <w:rsid w:val="0A86F078"/>
    <w:rsid w:val="0A89C454"/>
    <w:rsid w:val="0A8B562A"/>
    <w:rsid w:val="0A8BAFAA"/>
    <w:rsid w:val="0A9EF79A"/>
    <w:rsid w:val="0AA0945E"/>
    <w:rsid w:val="0AA85C70"/>
    <w:rsid w:val="0AB6DD91"/>
    <w:rsid w:val="0AC3369A"/>
    <w:rsid w:val="0AC5156A"/>
    <w:rsid w:val="0ACEFBB9"/>
    <w:rsid w:val="0ADED48C"/>
    <w:rsid w:val="0AE638E8"/>
    <w:rsid w:val="0B02C84E"/>
    <w:rsid w:val="0B034119"/>
    <w:rsid w:val="0B0C9881"/>
    <w:rsid w:val="0B27DB85"/>
    <w:rsid w:val="0B2C2729"/>
    <w:rsid w:val="0B39B781"/>
    <w:rsid w:val="0B3CAB30"/>
    <w:rsid w:val="0B3F13C5"/>
    <w:rsid w:val="0B4BA02F"/>
    <w:rsid w:val="0B4E009F"/>
    <w:rsid w:val="0B565866"/>
    <w:rsid w:val="0B5B803B"/>
    <w:rsid w:val="0B63D2DE"/>
    <w:rsid w:val="0B64F362"/>
    <w:rsid w:val="0B69DEE4"/>
    <w:rsid w:val="0B78B0EA"/>
    <w:rsid w:val="0B7F0D61"/>
    <w:rsid w:val="0B82A295"/>
    <w:rsid w:val="0B95E1A2"/>
    <w:rsid w:val="0B972D81"/>
    <w:rsid w:val="0B9774E1"/>
    <w:rsid w:val="0BA0E92D"/>
    <w:rsid w:val="0BA9803E"/>
    <w:rsid w:val="0BAC8400"/>
    <w:rsid w:val="0BAE9A8D"/>
    <w:rsid w:val="0BB3C545"/>
    <w:rsid w:val="0BC08EDC"/>
    <w:rsid w:val="0BC8772E"/>
    <w:rsid w:val="0BD79453"/>
    <w:rsid w:val="0BD7FD56"/>
    <w:rsid w:val="0BDB4005"/>
    <w:rsid w:val="0BE68D3F"/>
    <w:rsid w:val="0BE81B96"/>
    <w:rsid w:val="0BED63F9"/>
    <w:rsid w:val="0BF37AE2"/>
    <w:rsid w:val="0BF9A9DC"/>
    <w:rsid w:val="0BFDD5DA"/>
    <w:rsid w:val="0C0D38DA"/>
    <w:rsid w:val="0C1110E3"/>
    <w:rsid w:val="0C1994BD"/>
    <w:rsid w:val="0C1AC0F4"/>
    <w:rsid w:val="0C340C84"/>
    <w:rsid w:val="0C37AF32"/>
    <w:rsid w:val="0C39DEB7"/>
    <w:rsid w:val="0C3B16FE"/>
    <w:rsid w:val="0C478775"/>
    <w:rsid w:val="0C4E0809"/>
    <w:rsid w:val="0C4E5357"/>
    <w:rsid w:val="0C6157DC"/>
    <w:rsid w:val="0C6707DE"/>
    <w:rsid w:val="0C77F934"/>
    <w:rsid w:val="0C7CF4EF"/>
    <w:rsid w:val="0C81BBD8"/>
    <w:rsid w:val="0C85F3D5"/>
    <w:rsid w:val="0C8DEEC9"/>
    <w:rsid w:val="0C93FF0E"/>
    <w:rsid w:val="0C94F9BA"/>
    <w:rsid w:val="0C986C0F"/>
    <w:rsid w:val="0C99BD13"/>
    <w:rsid w:val="0CA60556"/>
    <w:rsid w:val="0CAB3D71"/>
    <w:rsid w:val="0CB7CF26"/>
    <w:rsid w:val="0CBB0B38"/>
    <w:rsid w:val="0CC2F8DC"/>
    <w:rsid w:val="0CC46A5B"/>
    <w:rsid w:val="0CD9EE5D"/>
    <w:rsid w:val="0CF7110A"/>
    <w:rsid w:val="0D084601"/>
    <w:rsid w:val="0D17C2BE"/>
    <w:rsid w:val="0D205175"/>
    <w:rsid w:val="0D271DA3"/>
    <w:rsid w:val="0D2BD5E4"/>
    <w:rsid w:val="0D31AAD5"/>
    <w:rsid w:val="0D32C5C3"/>
    <w:rsid w:val="0D357631"/>
    <w:rsid w:val="0D3685A5"/>
    <w:rsid w:val="0D4C001C"/>
    <w:rsid w:val="0D5425D4"/>
    <w:rsid w:val="0D578C92"/>
    <w:rsid w:val="0D582693"/>
    <w:rsid w:val="0D5BB11A"/>
    <w:rsid w:val="0D694ECD"/>
    <w:rsid w:val="0D6C84EE"/>
    <w:rsid w:val="0D6CEFE0"/>
    <w:rsid w:val="0D71B3D1"/>
    <w:rsid w:val="0D7ADE0D"/>
    <w:rsid w:val="0D877F31"/>
    <w:rsid w:val="0D9263B4"/>
    <w:rsid w:val="0D937C85"/>
    <w:rsid w:val="0D9E07BB"/>
    <w:rsid w:val="0DAA48CF"/>
    <w:rsid w:val="0DAAB58F"/>
    <w:rsid w:val="0DAE3454"/>
    <w:rsid w:val="0DAED06E"/>
    <w:rsid w:val="0DBE6F20"/>
    <w:rsid w:val="0DCA20CE"/>
    <w:rsid w:val="0DDB416E"/>
    <w:rsid w:val="0DF2F261"/>
    <w:rsid w:val="0DF48F3A"/>
    <w:rsid w:val="0DFD3C39"/>
    <w:rsid w:val="0E04D710"/>
    <w:rsid w:val="0E1581ED"/>
    <w:rsid w:val="0E1639BD"/>
    <w:rsid w:val="0E268BC8"/>
    <w:rsid w:val="0E3AD2A8"/>
    <w:rsid w:val="0E4111F1"/>
    <w:rsid w:val="0E452ECF"/>
    <w:rsid w:val="0E4F0FDB"/>
    <w:rsid w:val="0E5A0644"/>
    <w:rsid w:val="0E5A3CA0"/>
    <w:rsid w:val="0E5C55EE"/>
    <w:rsid w:val="0E5F010D"/>
    <w:rsid w:val="0E6051CD"/>
    <w:rsid w:val="0E6EA0BF"/>
    <w:rsid w:val="0E7698A1"/>
    <w:rsid w:val="0E85A29C"/>
    <w:rsid w:val="0E874DD9"/>
    <w:rsid w:val="0E88D4EA"/>
    <w:rsid w:val="0E8C8217"/>
    <w:rsid w:val="0E8E719F"/>
    <w:rsid w:val="0E8F1ABF"/>
    <w:rsid w:val="0E95C1F6"/>
    <w:rsid w:val="0E9A8785"/>
    <w:rsid w:val="0E9C0EFC"/>
    <w:rsid w:val="0E9C72A1"/>
    <w:rsid w:val="0E9D2785"/>
    <w:rsid w:val="0EB3511E"/>
    <w:rsid w:val="0EC28A09"/>
    <w:rsid w:val="0EC63F57"/>
    <w:rsid w:val="0ED03364"/>
    <w:rsid w:val="0ED8B60C"/>
    <w:rsid w:val="0EE9FA6F"/>
    <w:rsid w:val="0EEF4E58"/>
    <w:rsid w:val="0EF3EE41"/>
    <w:rsid w:val="0EF80887"/>
    <w:rsid w:val="0EF9824E"/>
    <w:rsid w:val="0F0CE446"/>
    <w:rsid w:val="0F121971"/>
    <w:rsid w:val="0F18D583"/>
    <w:rsid w:val="0F2033B4"/>
    <w:rsid w:val="0F2B602A"/>
    <w:rsid w:val="0F2C1AA0"/>
    <w:rsid w:val="0F409CC0"/>
    <w:rsid w:val="0F452570"/>
    <w:rsid w:val="0F4F84A9"/>
    <w:rsid w:val="0F541504"/>
    <w:rsid w:val="0F59BD4F"/>
    <w:rsid w:val="0F64C8DA"/>
    <w:rsid w:val="0F650AA4"/>
    <w:rsid w:val="0F73AF48"/>
    <w:rsid w:val="0F81228E"/>
    <w:rsid w:val="0F842F26"/>
    <w:rsid w:val="0F851BCB"/>
    <w:rsid w:val="0F88ADE4"/>
    <w:rsid w:val="0F8FCF0D"/>
    <w:rsid w:val="0F944B51"/>
    <w:rsid w:val="0F9FFAF9"/>
    <w:rsid w:val="0FA7A824"/>
    <w:rsid w:val="0FABA804"/>
    <w:rsid w:val="0FB011D2"/>
    <w:rsid w:val="0FB3899F"/>
    <w:rsid w:val="0FBAF051"/>
    <w:rsid w:val="0FBF63F4"/>
    <w:rsid w:val="0FC0910E"/>
    <w:rsid w:val="0FC7C937"/>
    <w:rsid w:val="0FCE5846"/>
    <w:rsid w:val="0FD17378"/>
    <w:rsid w:val="0FD7A857"/>
    <w:rsid w:val="0FDEF12C"/>
    <w:rsid w:val="0FE61A98"/>
    <w:rsid w:val="0FE63F21"/>
    <w:rsid w:val="1001502A"/>
    <w:rsid w:val="10061FFB"/>
    <w:rsid w:val="1009877B"/>
    <w:rsid w:val="100A8037"/>
    <w:rsid w:val="10163EFD"/>
    <w:rsid w:val="10167554"/>
    <w:rsid w:val="1018EF76"/>
    <w:rsid w:val="1019EAFE"/>
    <w:rsid w:val="102AD237"/>
    <w:rsid w:val="102BDA53"/>
    <w:rsid w:val="1035397F"/>
    <w:rsid w:val="104087F9"/>
    <w:rsid w:val="1043169F"/>
    <w:rsid w:val="10453767"/>
    <w:rsid w:val="1045C176"/>
    <w:rsid w:val="1052CF05"/>
    <w:rsid w:val="105546B4"/>
    <w:rsid w:val="105C1C4D"/>
    <w:rsid w:val="1063C055"/>
    <w:rsid w:val="106C7155"/>
    <w:rsid w:val="107AEB09"/>
    <w:rsid w:val="108EDD06"/>
    <w:rsid w:val="109C2A66"/>
    <w:rsid w:val="10B10D12"/>
    <w:rsid w:val="10BB238F"/>
    <w:rsid w:val="10C5FA40"/>
    <w:rsid w:val="10C6FD44"/>
    <w:rsid w:val="10CF1373"/>
    <w:rsid w:val="10DCE44F"/>
    <w:rsid w:val="10DEF2BC"/>
    <w:rsid w:val="10E2D508"/>
    <w:rsid w:val="10E6EEA9"/>
    <w:rsid w:val="10E73AC5"/>
    <w:rsid w:val="10F0D64C"/>
    <w:rsid w:val="10F251F2"/>
    <w:rsid w:val="10F3F144"/>
    <w:rsid w:val="10F46A0C"/>
    <w:rsid w:val="1100C71C"/>
    <w:rsid w:val="1106201F"/>
    <w:rsid w:val="1114E536"/>
    <w:rsid w:val="1116FB1D"/>
    <w:rsid w:val="111DBE27"/>
    <w:rsid w:val="111FBB45"/>
    <w:rsid w:val="1122335E"/>
    <w:rsid w:val="11270AB9"/>
    <w:rsid w:val="1127DB59"/>
    <w:rsid w:val="1128CE25"/>
    <w:rsid w:val="112ABC18"/>
    <w:rsid w:val="112F4CFC"/>
    <w:rsid w:val="113F0771"/>
    <w:rsid w:val="1142303E"/>
    <w:rsid w:val="1144E3F9"/>
    <w:rsid w:val="11498A92"/>
    <w:rsid w:val="11500F5B"/>
    <w:rsid w:val="1155631B"/>
    <w:rsid w:val="1156C2D7"/>
    <w:rsid w:val="11609120"/>
    <w:rsid w:val="1165535B"/>
    <w:rsid w:val="116694FF"/>
    <w:rsid w:val="11714F2A"/>
    <w:rsid w:val="1175C94E"/>
    <w:rsid w:val="117C1B7A"/>
    <w:rsid w:val="117CA73A"/>
    <w:rsid w:val="117FB170"/>
    <w:rsid w:val="118D2C5F"/>
    <w:rsid w:val="118E823C"/>
    <w:rsid w:val="1199169D"/>
    <w:rsid w:val="1199B2D5"/>
    <w:rsid w:val="119D17D1"/>
    <w:rsid w:val="119D3368"/>
    <w:rsid w:val="119E4928"/>
    <w:rsid w:val="11A1C7F8"/>
    <w:rsid w:val="11A330B7"/>
    <w:rsid w:val="11AA712C"/>
    <w:rsid w:val="11B744F3"/>
    <w:rsid w:val="11B8398B"/>
    <w:rsid w:val="11BF3A0C"/>
    <w:rsid w:val="11C2E431"/>
    <w:rsid w:val="11C46D48"/>
    <w:rsid w:val="11C8A4AF"/>
    <w:rsid w:val="11D47E91"/>
    <w:rsid w:val="11EE8865"/>
    <w:rsid w:val="11F0A3C8"/>
    <w:rsid w:val="1204AA5B"/>
    <w:rsid w:val="12143B81"/>
    <w:rsid w:val="1217D5CB"/>
    <w:rsid w:val="121EAED6"/>
    <w:rsid w:val="122E7EFD"/>
    <w:rsid w:val="122EBCD6"/>
    <w:rsid w:val="123D359A"/>
    <w:rsid w:val="12631C17"/>
    <w:rsid w:val="12682101"/>
    <w:rsid w:val="126AF3BF"/>
    <w:rsid w:val="126B6F22"/>
    <w:rsid w:val="127027C3"/>
    <w:rsid w:val="1272C0B9"/>
    <w:rsid w:val="127D83B2"/>
    <w:rsid w:val="12842096"/>
    <w:rsid w:val="128B65AD"/>
    <w:rsid w:val="12A1FC86"/>
    <w:rsid w:val="12AC839F"/>
    <w:rsid w:val="12D87AAA"/>
    <w:rsid w:val="12EC24C6"/>
    <w:rsid w:val="12EFDD07"/>
    <w:rsid w:val="12EFEFD6"/>
    <w:rsid w:val="12F02BD7"/>
    <w:rsid w:val="12F76639"/>
    <w:rsid w:val="12F959D8"/>
    <w:rsid w:val="1301F54E"/>
    <w:rsid w:val="1303845F"/>
    <w:rsid w:val="130900ED"/>
    <w:rsid w:val="1318733F"/>
    <w:rsid w:val="131D77C7"/>
    <w:rsid w:val="132042CC"/>
    <w:rsid w:val="1329A7BC"/>
    <w:rsid w:val="133722B3"/>
    <w:rsid w:val="133A53D0"/>
    <w:rsid w:val="133EBAAC"/>
    <w:rsid w:val="1343ADF9"/>
    <w:rsid w:val="134CB776"/>
    <w:rsid w:val="13596F36"/>
    <w:rsid w:val="13646968"/>
    <w:rsid w:val="136A7086"/>
    <w:rsid w:val="13722C78"/>
    <w:rsid w:val="13832D97"/>
    <w:rsid w:val="139665E4"/>
    <w:rsid w:val="13A2A2DE"/>
    <w:rsid w:val="13AA1767"/>
    <w:rsid w:val="13AC2DCC"/>
    <w:rsid w:val="13AC9DBB"/>
    <w:rsid w:val="13AED035"/>
    <w:rsid w:val="13B52A77"/>
    <w:rsid w:val="13BCF779"/>
    <w:rsid w:val="13BEE226"/>
    <w:rsid w:val="13BFD5B6"/>
    <w:rsid w:val="13C71457"/>
    <w:rsid w:val="13D46197"/>
    <w:rsid w:val="13F2E88B"/>
    <w:rsid w:val="13F66CB0"/>
    <w:rsid w:val="13FAA229"/>
    <w:rsid w:val="1402037B"/>
    <w:rsid w:val="14031908"/>
    <w:rsid w:val="14040D9C"/>
    <w:rsid w:val="140EC9BB"/>
    <w:rsid w:val="141583D0"/>
    <w:rsid w:val="141A629E"/>
    <w:rsid w:val="141F7556"/>
    <w:rsid w:val="1420A01C"/>
    <w:rsid w:val="1425B0CB"/>
    <w:rsid w:val="142B2BE6"/>
    <w:rsid w:val="142D57D1"/>
    <w:rsid w:val="14344A3C"/>
    <w:rsid w:val="143AC2F2"/>
    <w:rsid w:val="143BD58A"/>
    <w:rsid w:val="144A992A"/>
    <w:rsid w:val="144AC3CA"/>
    <w:rsid w:val="145BAA9D"/>
    <w:rsid w:val="145C7CF6"/>
    <w:rsid w:val="1462EABB"/>
    <w:rsid w:val="146AD1DB"/>
    <w:rsid w:val="1471348B"/>
    <w:rsid w:val="14737C07"/>
    <w:rsid w:val="1485F904"/>
    <w:rsid w:val="148821AE"/>
    <w:rsid w:val="148B1BD3"/>
    <w:rsid w:val="1495606B"/>
    <w:rsid w:val="1495ED01"/>
    <w:rsid w:val="149E5B66"/>
    <w:rsid w:val="14A5D958"/>
    <w:rsid w:val="14A88D67"/>
    <w:rsid w:val="14B238AE"/>
    <w:rsid w:val="14C87FD9"/>
    <w:rsid w:val="14C9CF59"/>
    <w:rsid w:val="14CA6071"/>
    <w:rsid w:val="14D4BBE5"/>
    <w:rsid w:val="14D52602"/>
    <w:rsid w:val="14D64799"/>
    <w:rsid w:val="14EA31AA"/>
    <w:rsid w:val="14EB0C75"/>
    <w:rsid w:val="14ECA485"/>
    <w:rsid w:val="14FE1E92"/>
    <w:rsid w:val="150062AA"/>
    <w:rsid w:val="15045E60"/>
    <w:rsid w:val="1508971C"/>
    <w:rsid w:val="150E5839"/>
    <w:rsid w:val="150F6608"/>
    <w:rsid w:val="15181AA9"/>
    <w:rsid w:val="151D5A59"/>
    <w:rsid w:val="15206D6D"/>
    <w:rsid w:val="1522625E"/>
    <w:rsid w:val="1523FDB6"/>
    <w:rsid w:val="152E7E50"/>
    <w:rsid w:val="1534307E"/>
    <w:rsid w:val="15352D19"/>
    <w:rsid w:val="153BE003"/>
    <w:rsid w:val="1542A47D"/>
    <w:rsid w:val="1546B2DD"/>
    <w:rsid w:val="154AC4A4"/>
    <w:rsid w:val="154D4580"/>
    <w:rsid w:val="15543C44"/>
    <w:rsid w:val="155E4F85"/>
    <w:rsid w:val="15606715"/>
    <w:rsid w:val="156F79C3"/>
    <w:rsid w:val="1576363D"/>
    <w:rsid w:val="157A35DA"/>
    <w:rsid w:val="158425C0"/>
    <w:rsid w:val="15957ABD"/>
    <w:rsid w:val="159BB9D2"/>
    <w:rsid w:val="15A248E5"/>
    <w:rsid w:val="15A6D947"/>
    <w:rsid w:val="15AD0E95"/>
    <w:rsid w:val="15C12C27"/>
    <w:rsid w:val="15C32773"/>
    <w:rsid w:val="15C5292A"/>
    <w:rsid w:val="15C71820"/>
    <w:rsid w:val="15D892E2"/>
    <w:rsid w:val="15E1B482"/>
    <w:rsid w:val="15E1C620"/>
    <w:rsid w:val="15E8BAB9"/>
    <w:rsid w:val="15E97B74"/>
    <w:rsid w:val="15ED5DF9"/>
    <w:rsid w:val="15EEC65C"/>
    <w:rsid w:val="15F459C0"/>
    <w:rsid w:val="15F91BF1"/>
    <w:rsid w:val="15FF446C"/>
    <w:rsid w:val="1603EEBF"/>
    <w:rsid w:val="160AC78A"/>
    <w:rsid w:val="160B0C59"/>
    <w:rsid w:val="160E4EFE"/>
    <w:rsid w:val="1612B516"/>
    <w:rsid w:val="16178484"/>
    <w:rsid w:val="161BA9FF"/>
    <w:rsid w:val="16292356"/>
    <w:rsid w:val="162AF9A9"/>
    <w:rsid w:val="163E09D5"/>
    <w:rsid w:val="1646AC4C"/>
    <w:rsid w:val="1657C860"/>
    <w:rsid w:val="165BD9CE"/>
    <w:rsid w:val="1660DB62"/>
    <w:rsid w:val="1665D089"/>
    <w:rsid w:val="1667DA84"/>
    <w:rsid w:val="166E5DF8"/>
    <w:rsid w:val="168C855E"/>
    <w:rsid w:val="168CAE45"/>
    <w:rsid w:val="169A3EFD"/>
    <w:rsid w:val="169C299D"/>
    <w:rsid w:val="169D1C81"/>
    <w:rsid w:val="16A73A40"/>
    <w:rsid w:val="16AA177C"/>
    <w:rsid w:val="16AB9976"/>
    <w:rsid w:val="16B27332"/>
    <w:rsid w:val="16BBC176"/>
    <w:rsid w:val="16BFA48F"/>
    <w:rsid w:val="16CEE5B3"/>
    <w:rsid w:val="16DEAB72"/>
    <w:rsid w:val="16E133C9"/>
    <w:rsid w:val="16F87D02"/>
    <w:rsid w:val="1701693D"/>
    <w:rsid w:val="1701C970"/>
    <w:rsid w:val="17054428"/>
    <w:rsid w:val="170767D5"/>
    <w:rsid w:val="17110A98"/>
    <w:rsid w:val="171BA122"/>
    <w:rsid w:val="1726438E"/>
    <w:rsid w:val="17294A5E"/>
    <w:rsid w:val="172D9E92"/>
    <w:rsid w:val="172E2EE1"/>
    <w:rsid w:val="1732040F"/>
    <w:rsid w:val="173B26F1"/>
    <w:rsid w:val="1740C9D9"/>
    <w:rsid w:val="174C5369"/>
    <w:rsid w:val="17676FA7"/>
    <w:rsid w:val="177F8934"/>
    <w:rsid w:val="178783FB"/>
    <w:rsid w:val="17892B93"/>
    <w:rsid w:val="178CD915"/>
    <w:rsid w:val="17954C19"/>
    <w:rsid w:val="1795FBFC"/>
    <w:rsid w:val="17A0B3F2"/>
    <w:rsid w:val="17A0B808"/>
    <w:rsid w:val="17A1F882"/>
    <w:rsid w:val="17A28E60"/>
    <w:rsid w:val="17A2A41F"/>
    <w:rsid w:val="17AD69DA"/>
    <w:rsid w:val="17C0D6A3"/>
    <w:rsid w:val="17CA28E0"/>
    <w:rsid w:val="17D1B0A3"/>
    <w:rsid w:val="17D91E95"/>
    <w:rsid w:val="17E3560F"/>
    <w:rsid w:val="17E8A204"/>
    <w:rsid w:val="17FEAAA7"/>
    <w:rsid w:val="1801A830"/>
    <w:rsid w:val="1807679F"/>
    <w:rsid w:val="182553AF"/>
    <w:rsid w:val="183ABE59"/>
    <w:rsid w:val="1841A627"/>
    <w:rsid w:val="1849FF62"/>
    <w:rsid w:val="1855C427"/>
    <w:rsid w:val="185C65D5"/>
    <w:rsid w:val="185D7ACF"/>
    <w:rsid w:val="186C7F79"/>
    <w:rsid w:val="187396C9"/>
    <w:rsid w:val="187A3050"/>
    <w:rsid w:val="187ED76B"/>
    <w:rsid w:val="1886D559"/>
    <w:rsid w:val="1888FC9C"/>
    <w:rsid w:val="188C4B10"/>
    <w:rsid w:val="189093DA"/>
    <w:rsid w:val="189FC320"/>
    <w:rsid w:val="18A2D5CA"/>
    <w:rsid w:val="18B3FCA7"/>
    <w:rsid w:val="18B41AF0"/>
    <w:rsid w:val="18C07BC1"/>
    <w:rsid w:val="18C9C64A"/>
    <w:rsid w:val="18CB8F12"/>
    <w:rsid w:val="18ECF13E"/>
    <w:rsid w:val="18F1F616"/>
    <w:rsid w:val="1903D219"/>
    <w:rsid w:val="190497A1"/>
    <w:rsid w:val="19096F67"/>
    <w:rsid w:val="191FCAA4"/>
    <w:rsid w:val="19206C3F"/>
    <w:rsid w:val="19209419"/>
    <w:rsid w:val="1922561A"/>
    <w:rsid w:val="19305552"/>
    <w:rsid w:val="19463C67"/>
    <w:rsid w:val="1946EAC7"/>
    <w:rsid w:val="195E1C40"/>
    <w:rsid w:val="1965CED2"/>
    <w:rsid w:val="19662EDD"/>
    <w:rsid w:val="196C692A"/>
    <w:rsid w:val="19824B54"/>
    <w:rsid w:val="19852CDF"/>
    <w:rsid w:val="198DDFF5"/>
    <w:rsid w:val="19939348"/>
    <w:rsid w:val="19996E31"/>
    <w:rsid w:val="19A57265"/>
    <w:rsid w:val="19B5F37F"/>
    <w:rsid w:val="19D1B8F7"/>
    <w:rsid w:val="19D491D0"/>
    <w:rsid w:val="19DADE80"/>
    <w:rsid w:val="19DB4754"/>
    <w:rsid w:val="19DCD81E"/>
    <w:rsid w:val="19DF619C"/>
    <w:rsid w:val="19E224C9"/>
    <w:rsid w:val="19E87C6A"/>
    <w:rsid w:val="19F0DF2E"/>
    <w:rsid w:val="19F636AB"/>
    <w:rsid w:val="19FA8870"/>
    <w:rsid w:val="19FE4376"/>
    <w:rsid w:val="1A0023D8"/>
    <w:rsid w:val="1A0110C3"/>
    <w:rsid w:val="1A01ADAB"/>
    <w:rsid w:val="1A0D3353"/>
    <w:rsid w:val="1A0FEC67"/>
    <w:rsid w:val="1A29D38B"/>
    <w:rsid w:val="1A2ACBF5"/>
    <w:rsid w:val="1A2E901F"/>
    <w:rsid w:val="1A2EA8C3"/>
    <w:rsid w:val="1A30EF77"/>
    <w:rsid w:val="1A4442CF"/>
    <w:rsid w:val="1A5136D0"/>
    <w:rsid w:val="1A5E30F0"/>
    <w:rsid w:val="1A60A9C2"/>
    <w:rsid w:val="1A688EEB"/>
    <w:rsid w:val="1A6BBA46"/>
    <w:rsid w:val="1A6C35C3"/>
    <w:rsid w:val="1A6D73DD"/>
    <w:rsid w:val="1A6EAEF3"/>
    <w:rsid w:val="1A6F2917"/>
    <w:rsid w:val="1A73A994"/>
    <w:rsid w:val="1A7D359F"/>
    <w:rsid w:val="1A9EA676"/>
    <w:rsid w:val="1AA259F8"/>
    <w:rsid w:val="1AAD6DA6"/>
    <w:rsid w:val="1AAE76DE"/>
    <w:rsid w:val="1AB1BD7F"/>
    <w:rsid w:val="1AB8B476"/>
    <w:rsid w:val="1ABE00C2"/>
    <w:rsid w:val="1ABEB9F8"/>
    <w:rsid w:val="1AC945DF"/>
    <w:rsid w:val="1ACBF00F"/>
    <w:rsid w:val="1AD47121"/>
    <w:rsid w:val="1ADBA204"/>
    <w:rsid w:val="1AECA6EB"/>
    <w:rsid w:val="1B034335"/>
    <w:rsid w:val="1B04AE42"/>
    <w:rsid w:val="1B09C19A"/>
    <w:rsid w:val="1B0C4102"/>
    <w:rsid w:val="1B101D54"/>
    <w:rsid w:val="1B125653"/>
    <w:rsid w:val="1B155CFB"/>
    <w:rsid w:val="1B18E465"/>
    <w:rsid w:val="1B1CAA86"/>
    <w:rsid w:val="1B1FA18C"/>
    <w:rsid w:val="1B1FD8DE"/>
    <w:rsid w:val="1B212D48"/>
    <w:rsid w:val="1B261F56"/>
    <w:rsid w:val="1B2BDD69"/>
    <w:rsid w:val="1B2DB1FB"/>
    <w:rsid w:val="1B2F10C6"/>
    <w:rsid w:val="1B30518D"/>
    <w:rsid w:val="1B3773E5"/>
    <w:rsid w:val="1B49FF18"/>
    <w:rsid w:val="1B4CDE4C"/>
    <w:rsid w:val="1B51770E"/>
    <w:rsid w:val="1B55865A"/>
    <w:rsid w:val="1B6445E3"/>
    <w:rsid w:val="1B6C7BD7"/>
    <w:rsid w:val="1B70669E"/>
    <w:rsid w:val="1B7986EF"/>
    <w:rsid w:val="1B7DD362"/>
    <w:rsid w:val="1B82F417"/>
    <w:rsid w:val="1B856916"/>
    <w:rsid w:val="1BA0574D"/>
    <w:rsid w:val="1BA561E5"/>
    <w:rsid w:val="1BA9C91C"/>
    <w:rsid w:val="1BAAE022"/>
    <w:rsid w:val="1BAB6BFA"/>
    <w:rsid w:val="1BAC9292"/>
    <w:rsid w:val="1BB4C4D0"/>
    <w:rsid w:val="1BB9612E"/>
    <w:rsid w:val="1BBD934E"/>
    <w:rsid w:val="1BBF81EA"/>
    <w:rsid w:val="1BC38873"/>
    <w:rsid w:val="1BCCDBC8"/>
    <w:rsid w:val="1BD84FD2"/>
    <w:rsid w:val="1BDA3F7C"/>
    <w:rsid w:val="1BDC8DE5"/>
    <w:rsid w:val="1BE1FFBF"/>
    <w:rsid w:val="1BEECB25"/>
    <w:rsid w:val="1BF92060"/>
    <w:rsid w:val="1BF98B9F"/>
    <w:rsid w:val="1BFE4AC0"/>
    <w:rsid w:val="1C03513B"/>
    <w:rsid w:val="1C0820D8"/>
    <w:rsid w:val="1C1ABC8F"/>
    <w:rsid w:val="1C227262"/>
    <w:rsid w:val="1C229371"/>
    <w:rsid w:val="1C29DBE5"/>
    <w:rsid w:val="1C31349A"/>
    <w:rsid w:val="1C32389D"/>
    <w:rsid w:val="1C3F1EF9"/>
    <w:rsid w:val="1C3FD611"/>
    <w:rsid w:val="1C438E0E"/>
    <w:rsid w:val="1C4E01CB"/>
    <w:rsid w:val="1C603EEE"/>
    <w:rsid w:val="1C697A28"/>
    <w:rsid w:val="1C6F2569"/>
    <w:rsid w:val="1C7721D0"/>
    <w:rsid w:val="1C7D8742"/>
    <w:rsid w:val="1C842393"/>
    <w:rsid w:val="1C860726"/>
    <w:rsid w:val="1C86BF92"/>
    <w:rsid w:val="1C88ACF8"/>
    <w:rsid w:val="1C9025DC"/>
    <w:rsid w:val="1CA24923"/>
    <w:rsid w:val="1CA43859"/>
    <w:rsid w:val="1CA5DA1F"/>
    <w:rsid w:val="1CA78934"/>
    <w:rsid w:val="1CB4006D"/>
    <w:rsid w:val="1CBB68B1"/>
    <w:rsid w:val="1CCA2EED"/>
    <w:rsid w:val="1CD29A77"/>
    <w:rsid w:val="1CD5D42A"/>
    <w:rsid w:val="1CDBF569"/>
    <w:rsid w:val="1CDFFF02"/>
    <w:rsid w:val="1CE049FA"/>
    <w:rsid w:val="1CE3129C"/>
    <w:rsid w:val="1D09573D"/>
    <w:rsid w:val="1D0D1140"/>
    <w:rsid w:val="1D1356DD"/>
    <w:rsid w:val="1D1FD795"/>
    <w:rsid w:val="1D2DF4D0"/>
    <w:rsid w:val="1D2F25FC"/>
    <w:rsid w:val="1D37683C"/>
    <w:rsid w:val="1D3EF9C4"/>
    <w:rsid w:val="1D51444F"/>
    <w:rsid w:val="1D5D2E65"/>
    <w:rsid w:val="1D68B78B"/>
    <w:rsid w:val="1D6AEAE9"/>
    <w:rsid w:val="1D705E90"/>
    <w:rsid w:val="1D7E48F2"/>
    <w:rsid w:val="1D871DB0"/>
    <w:rsid w:val="1D96E2B6"/>
    <w:rsid w:val="1D9881D9"/>
    <w:rsid w:val="1DB0D97D"/>
    <w:rsid w:val="1DBD96A8"/>
    <w:rsid w:val="1DBDAED1"/>
    <w:rsid w:val="1DBEAC34"/>
    <w:rsid w:val="1DD00B62"/>
    <w:rsid w:val="1DD00D39"/>
    <w:rsid w:val="1DD43BEF"/>
    <w:rsid w:val="1DDAEDBE"/>
    <w:rsid w:val="1DDC958C"/>
    <w:rsid w:val="1DDD41C6"/>
    <w:rsid w:val="1DE3BC18"/>
    <w:rsid w:val="1DF11CF9"/>
    <w:rsid w:val="1DF54D1E"/>
    <w:rsid w:val="1DF8EB13"/>
    <w:rsid w:val="1E033998"/>
    <w:rsid w:val="1E046557"/>
    <w:rsid w:val="1E056D74"/>
    <w:rsid w:val="1E0B5760"/>
    <w:rsid w:val="1E127BDB"/>
    <w:rsid w:val="1E17E248"/>
    <w:rsid w:val="1E183662"/>
    <w:rsid w:val="1E3281BC"/>
    <w:rsid w:val="1E3D7D09"/>
    <w:rsid w:val="1E3FC27A"/>
    <w:rsid w:val="1E441982"/>
    <w:rsid w:val="1E463887"/>
    <w:rsid w:val="1E4EC9F3"/>
    <w:rsid w:val="1E557830"/>
    <w:rsid w:val="1E574753"/>
    <w:rsid w:val="1E5DD139"/>
    <w:rsid w:val="1E5E9DB0"/>
    <w:rsid w:val="1E5F39EF"/>
    <w:rsid w:val="1E6987A7"/>
    <w:rsid w:val="1E94B360"/>
    <w:rsid w:val="1E9CE409"/>
    <w:rsid w:val="1EA56EC2"/>
    <w:rsid w:val="1EA7BEED"/>
    <w:rsid w:val="1EA80AB9"/>
    <w:rsid w:val="1EADD7A3"/>
    <w:rsid w:val="1EB58D24"/>
    <w:rsid w:val="1EB6CE39"/>
    <w:rsid w:val="1EBA74F1"/>
    <w:rsid w:val="1EC51E45"/>
    <w:rsid w:val="1EC69A50"/>
    <w:rsid w:val="1EC8B066"/>
    <w:rsid w:val="1ED00647"/>
    <w:rsid w:val="1ED1191E"/>
    <w:rsid w:val="1EE5F6AA"/>
    <w:rsid w:val="1EEDEA29"/>
    <w:rsid w:val="1EF6D056"/>
    <w:rsid w:val="1EFAE976"/>
    <w:rsid w:val="1EFC57F0"/>
    <w:rsid w:val="1EFEFAEF"/>
    <w:rsid w:val="1F04C212"/>
    <w:rsid w:val="1F053463"/>
    <w:rsid w:val="1F0A2B20"/>
    <w:rsid w:val="1F0D769D"/>
    <w:rsid w:val="1F2BC7DE"/>
    <w:rsid w:val="1F390AF7"/>
    <w:rsid w:val="1F3F376E"/>
    <w:rsid w:val="1F483012"/>
    <w:rsid w:val="1F56E586"/>
    <w:rsid w:val="1F5A4A7A"/>
    <w:rsid w:val="1F65FEE6"/>
    <w:rsid w:val="1F672358"/>
    <w:rsid w:val="1F6E3A30"/>
    <w:rsid w:val="1F6E9B92"/>
    <w:rsid w:val="1F78AB8B"/>
    <w:rsid w:val="1F7B4D2F"/>
    <w:rsid w:val="1F7BD9D5"/>
    <w:rsid w:val="1F907B73"/>
    <w:rsid w:val="1FA04076"/>
    <w:rsid w:val="1FA7B7A1"/>
    <w:rsid w:val="1FBD6BAB"/>
    <w:rsid w:val="1FC5CD0A"/>
    <w:rsid w:val="1FC86855"/>
    <w:rsid w:val="1FD62DE0"/>
    <w:rsid w:val="2008766F"/>
    <w:rsid w:val="200BCBBE"/>
    <w:rsid w:val="200FB5B2"/>
    <w:rsid w:val="20139D0F"/>
    <w:rsid w:val="2047109C"/>
    <w:rsid w:val="204F2941"/>
    <w:rsid w:val="20518D9F"/>
    <w:rsid w:val="2052E98F"/>
    <w:rsid w:val="2055FDBE"/>
    <w:rsid w:val="205D94F3"/>
    <w:rsid w:val="20666F16"/>
    <w:rsid w:val="207B5E71"/>
    <w:rsid w:val="207C1E7A"/>
    <w:rsid w:val="2084DBF6"/>
    <w:rsid w:val="20971B9D"/>
    <w:rsid w:val="20A05B51"/>
    <w:rsid w:val="20A3D54F"/>
    <w:rsid w:val="20A6C3C2"/>
    <w:rsid w:val="20ADDD72"/>
    <w:rsid w:val="20AE8F89"/>
    <w:rsid w:val="20BB31DA"/>
    <w:rsid w:val="20D06958"/>
    <w:rsid w:val="20DA9602"/>
    <w:rsid w:val="20DD244C"/>
    <w:rsid w:val="20DF118C"/>
    <w:rsid w:val="20EBB750"/>
    <w:rsid w:val="20F16B9F"/>
    <w:rsid w:val="20F3322B"/>
    <w:rsid w:val="20F36E81"/>
    <w:rsid w:val="20F3F771"/>
    <w:rsid w:val="20F5241D"/>
    <w:rsid w:val="20FCE03C"/>
    <w:rsid w:val="210F9D0F"/>
    <w:rsid w:val="2113A16C"/>
    <w:rsid w:val="2113DB18"/>
    <w:rsid w:val="2121B011"/>
    <w:rsid w:val="2122A5B4"/>
    <w:rsid w:val="212D5633"/>
    <w:rsid w:val="2136A40A"/>
    <w:rsid w:val="213935EB"/>
    <w:rsid w:val="21411FDB"/>
    <w:rsid w:val="214234D4"/>
    <w:rsid w:val="21427343"/>
    <w:rsid w:val="214772A3"/>
    <w:rsid w:val="214ABF24"/>
    <w:rsid w:val="2150AD42"/>
    <w:rsid w:val="2162279D"/>
    <w:rsid w:val="21678068"/>
    <w:rsid w:val="217388B2"/>
    <w:rsid w:val="21753440"/>
    <w:rsid w:val="21764C10"/>
    <w:rsid w:val="21785A9A"/>
    <w:rsid w:val="217B566A"/>
    <w:rsid w:val="217D4A61"/>
    <w:rsid w:val="21943220"/>
    <w:rsid w:val="219625BD"/>
    <w:rsid w:val="219963BB"/>
    <w:rsid w:val="219C9A8F"/>
    <w:rsid w:val="219E7192"/>
    <w:rsid w:val="21A45172"/>
    <w:rsid w:val="21A5C216"/>
    <w:rsid w:val="21ACB225"/>
    <w:rsid w:val="21AE284F"/>
    <w:rsid w:val="21AE93F7"/>
    <w:rsid w:val="21B33A11"/>
    <w:rsid w:val="21B61CD2"/>
    <w:rsid w:val="21BA0CED"/>
    <w:rsid w:val="21BC2CAA"/>
    <w:rsid w:val="21C1E45A"/>
    <w:rsid w:val="21C28011"/>
    <w:rsid w:val="21E1267A"/>
    <w:rsid w:val="21E1FF62"/>
    <w:rsid w:val="21E2DC05"/>
    <w:rsid w:val="21F6B5AC"/>
    <w:rsid w:val="21F87A64"/>
    <w:rsid w:val="21FEBE70"/>
    <w:rsid w:val="220C44B3"/>
    <w:rsid w:val="220C7C8E"/>
    <w:rsid w:val="221F7647"/>
    <w:rsid w:val="222B4957"/>
    <w:rsid w:val="222FAFE9"/>
    <w:rsid w:val="223687F1"/>
    <w:rsid w:val="2236B031"/>
    <w:rsid w:val="22429A9F"/>
    <w:rsid w:val="224851EA"/>
    <w:rsid w:val="225BDD55"/>
    <w:rsid w:val="225C0368"/>
    <w:rsid w:val="225DB85B"/>
    <w:rsid w:val="2260BA7E"/>
    <w:rsid w:val="22657D4E"/>
    <w:rsid w:val="226C640B"/>
    <w:rsid w:val="2273856B"/>
    <w:rsid w:val="2278A4F0"/>
    <w:rsid w:val="227983A2"/>
    <w:rsid w:val="2283E14E"/>
    <w:rsid w:val="2285AD04"/>
    <w:rsid w:val="228B0A5E"/>
    <w:rsid w:val="228EAD00"/>
    <w:rsid w:val="22AE0F92"/>
    <w:rsid w:val="22B6742A"/>
    <w:rsid w:val="22C26444"/>
    <w:rsid w:val="22CD101D"/>
    <w:rsid w:val="22CE9507"/>
    <w:rsid w:val="22D6FACF"/>
    <w:rsid w:val="22D9461F"/>
    <w:rsid w:val="22D9D310"/>
    <w:rsid w:val="22E0A3D7"/>
    <w:rsid w:val="22E4CA4A"/>
    <w:rsid w:val="22EBD873"/>
    <w:rsid w:val="22EC11AA"/>
    <w:rsid w:val="22F014D4"/>
    <w:rsid w:val="22F70CA1"/>
    <w:rsid w:val="22FCC0FB"/>
    <w:rsid w:val="23049FA2"/>
    <w:rsid w:val="230550D3"/>
    <w:rsid w:val="2309BB75"/>
    <w:rsid w:val="2312F37F"/>
    <w:rsid w:val="2313FF55"/>
    <w:rsid w:val="231F930E"/>
    <w:rsid w:val="23215AE4"/>
    <w:rsid w:val="2325A0F7"/>
    <w:rsid w:val="2329D5CF"/>
    <w:rsid w:val="232A01F6"/>
    <w:rsid w:val="232E4D8B"/>
    <w:rsid w:val="2332FB9C"/>
    <w:rsid w:val="2335D9B0"/>
    <w:rsid w:val="2341F7C6"/>
    <w:rsid w:val="2352CB4D"/>
    <w:rsid w:val="2363F249"/>
    <w:rsid w:val="23661B0F"/>
    <w:rsid w:val="236BFA9C"/>
    <w:rsid w:val="2371EEC2"/>
    <w:rsid w:val="237634A5"/>
    <w:rsid w:val="237C99A3"/>
    <w:rsid w:val="237DE98B"/>
    <w:rsid w:val="2384E7A2"/>
    <w:rsid w:val="238CEC10"/>
    <w:rsid w:val="2392FF26"/>
    <w:rsid w:val="2398CE4D"/>
    <w:rsid w:val="239D74C3"/>
    <w:rsid w:val="23A0C610"/>
    <w:rsid w:val="23A103AF"/>
    <w:rsid w:val="23A39A9C"/>
    <w:rsid w:val="23B9A53A"/>
    <w:rsid w:val="23BD5EB8"/>
    <w:rsid w:val="23BF33BC"/>
    <w:rsid w:val="23BFE2CE"/>
    <w:rsid w:val="23C24AD4"/>
    <w:rsid w:val="23CCCE89"/>
    <w:rsid w:val="23DA1B12"/>
    <w:rsid w:val="23DC7B56"/>
    <w:rsid w:val="23EC7834"/>
    <w:rsid w:val="23F36BB2"/>
    <w:rsid w:val="23FC1601"/>
    <w:rsid w:val="23FE7EB8"/>
    <w:rsid w:val="2411B578"/>
    <w:rsid w:val="24193FFB"/>
    <w:rsid w:val="241B093E"/>
    <w:rsid w:val="24293C00"/>
    <w:rsid w:val="2432E4AF"/>
    <w:rsid w:val="2434E829"/>
    <w:rsid w:val="24358B3F"/>
    <w:rsid w:val="24405BE0"/>
    <w:rsid w:val="244A7A79"/>
    <w:rsid w:val="24589A7C"/>
    <w:rsid w:val="24589FA1"/>
    <w:rsid w:val="24592246"/>
    <w:rsid w:val="245B0178"/>
    <w:rsid w:val="245BBCFB"/>
    <w:rsid w:val="245CC04C"/>
    <w:rsid w:val="245F0659"/>
    <w:rsid w:val="2462BECF"/>
    <w:rsid w:val="246AC88D"/>
    <w:rsid w:val="246BA315"/>
    <w:rsid w:val="246BE51A"/>
    <w:rsid w:val="246F9110"/>
    <w:rsid w:val="247BE8C0"/>
    <w:rsid w:val="247F25F0"/>
    <w:rsid w:val="248017DC"/>
    <w:rsid w:val="24817C83"/>
    <w:rsid w:val="248A5BE2"/>
    <w:rsid w:val="248AC091"/>
    <w:rsid w:val="249284A2"/>
    <w:rsid w:val="249A99AD"/>
    <w:rsid w:val="249BABD4"/>
    <w:rsid w:val="249C4444"/>
    <w:rsid w:val="24A66AF9"/>
    <w:rsid w:val="24B6FDB6"/>
    <w:rsid w:val="24BC12E1"/>
    <w:rsid w:val="24BDC26B"/>
    <w:rsid w:val="24BE68E4"/>
    <w:rsid w:val="24C6511A"/>
    <w:rsid w:val="24D6E21D"/>
    <w:rsid w:val="24DD052A"/>
    <w:rsid w:val="24E20148"/>
    <w:rsid w:val="24E417D4"/>
    <w:rsid w:val="24E7E11A"/>
    <w:rsid w:val="24E7F80D"/>
    <w:rsid w:val="24EB9E43"/>
    <w:rsid w:val="24EDCB5B"/>
    <w:rsid w:val="24EEE3F2"/>
    <w:rsid w:val="24EFE712"/>
    <w:rsid w:val="24F668A9"/>
    <w:rsid w:val="24F99A48"/>
    <w:rsid w:val="24FD2920"/>
    <w:rsid w:val="2504EA37"/>
    <w:rsid w:val="25131C4A"/>
    <w:rsid w:val="251B5B39"/>
    <w:rsid w:val="25290C97"/>
    <w:rsid w:val="252AAC88"/>
    <w:rsid w:val="252D71F8"/>
    <w:rsid w:val="252DB660"/>
    <w:rsid w:val="252F397B"/>
    <w:rsid w:val="25337DEC"/>
    <w:rsid w:val="2538781F"/>
    <w:rsid w:val="253B9807"/>
    <w:rsid w:val="253E34CC"/>
    <w:rsid w:val="2552A270"/>
    <w:rsid w:val="255DCDD4"/>
    <w:rsid w:val="256119F1"/>
    <w:rsid w:val="25633389"/>
    <w:rsid w:val="25656C8C"/>
    <w:rsid w:val="256A2082"/>
    <w:rsid w:val="256D551C"/>
    <w:rsid w:val="25721714"/>
    <w:rsid w:val="25826D3B"/>
    <w:rsid w:val="25829486"/>
    <w:rsid w:val="259183F4"/>
    <w:rsid w:val="2592B8FE"/>
    <w:rsid w:val="25999BA3"/>
    <w:rsid w:val="25AC7D4C"/>
    <w:rsid w:val="25B4D826"/>
    <w:rsid w:val="25CD3A40"/>
    <w:rsid w:val="25D23737"/>
    <w:rsid w:val="25D3FB1C"/>
    <w:rsid w:val="25D40CC4"/>
    <w:rsid w:val="25D913D8"/>
    <w:rsid w:val="25DA3E8D"/>
    <w:rsid w:val="25DBDDAC"/>
    <w:rsid w:val="25DD2016"/>
    <w:rsid w:val="25E36929"/>
    <w:rsid w:val="25E8EB24"/>
    <w:rsid w:val="2607DE5D"/>
    <w:rsid w:val="26103E34"/>
    <w:rsid w:val="2619F310"/>
    <w:rsid w:val="261C4F6D"/>
    <w:rsid w:val="261D3859"/>
    <w:rsid w:val="261DFD1D"/>
    <w:rsid w:val="262A5DFC"/>
    <w:rsid w:val="262E349F"/>
    <w:rsid w:val="26354183"/>
    <w:rsid w:val="2638892D"/>
    <w:rsid w:val="263B5A07"/>
    <w:rsid w:val="26448C6B"/>
    <w:rsid w:val="2648C9E2"/>
    <w:rsid w:val="264DCDF2"/>
    <w:rsid w:val="2655A77F"/>
    <w:rsid w:val="265E5EAD"/>
    <w:rsid w:val="2663F13D"/>
    <w:rsid w:val="26655495"/>
    <w:rsid w:val="2665DF7A"/>
    <w:rsid w:val="266897F6"/>
    <w:rsid w:val="266F3E9D"/>
    <w:rsid w:val="2678811F"/>
    <w:rsid w:val="26840B10"/>
    <w:rsid w:val="268BA54B"/>
    <w:rsid w:val="26985B9A"/>
    <w:rsid w:val="26987E49"/>
    <w:rsid w:val="26A03E09"/>
    <w:rsid w:val="26A968FD"/>
    <w:rsid w:val="26AB33D8"/>
    <w:rsid w:val="26B10920"/>
    <w:rsid w:val="26B3B081"/>
    <w:rsid w:val="26C29B69"/>
    <w:rsid w:val="26C7932F"/>
    <w:rsid w:val="26CA1FD2"/>
    <w:rsid w:val="26CBE75C"/>
    <w:rsid w:val="26D57EBF"/>
    <w:rsid w:val="26D69F38"/>
    <w:rsid w:val="26D8E561"/>
    <w:rsid w:val="26D99E88"/>
    <w:rsid w:val="26F42621"/>
    <w:rsid w:val="26FD74BF"/>
    <w:rsid w:val="2705B9CF"/>
    <w:rsid w:val="2727FB5D"/>
    <w:rsid w:val="272A926C"/>
    <w:rsid w:val="273DB049"/>
    <w:rsid w:val="2746C17F"/>
    <w:rsid w:val="27470CA1"/>
    <w:rsid w:val="2751CECC"/>
    <w:rsid w:val="27596CE5"/>
    <w:rsid w:val="2796A3C4"/>
    <w:rsid w:val="2797CA4F"/>
    <w:rsid w:val="27A4918A"/>
    <w:rsid w:val="27A662BF"/>
    <w:rsid w:val="27B05629"/>
    <w:rsid w:val="27B69F93"/>
    <w:rsid w:val="27CE9F81"/>
    <w:rsid w:val="27D2D815"/>
    <w:rsid w:val="27DD66DD"/>
    <w:rsid w:val="27EF3400"/>
    <w:rsid w:val="27F05A20"/>
    <w:rsid w:val="27F3825D"/>
    <w:rsid w:val="27F80267"/>
    <w:rsid w:val="27FFA968"/>
    <w:rsid w:val="28009B5E"/>
    <w:rsid w:val="280A6A1A"/>
    <w:rsid w:val="280CFC31"/>
    <w:rsid w:val="280E3B55"/>
    <w:rsid w:val="2816AAEB"/>
    <w:rsid w:val="28303834"/>
    <w:rsid w:val="284C2D0B"/>
    <w:rsid w:val="284CD287"/>
    <w:rsid w:val="284CF255"/>
    <w:rsid w:val="285142BE"/>
    <w:rsid w:val="2851D4DD"/>
    <w:rsid w:val="28638E42"/>
    <w:rsid w:val="28691ADD"/>
    <w:rsid w:val="2869B915"/>
    <w:rsid w:val="286C0CA2"/>
    <w:rsid w:val="286EB178"/>
    <w:rsid w:val="2872792B"/>
    <w:rsid w:val="2872FF0A"/>
    <w:rsid w:val="287A5959"/>
    <w:rsid w:val="28840293"/>
    <w:rsid w:val="288679C6"/>
    <w:rsid w:val="28896ECB"/>
    <w:rsid w:val="2889C1F6"/>
    <w:rsid w:val="289171C9"/>
    <w:rsid w:val="2895240C"/>
    <w:rsid w:val="2897B9D5"/>
    <w:rsid w:val="28A53F6E"/>
    <w:rsid w:val="28A58C87"/>
    <w:rsid w:val="28A6F6EA"/>
    <w:rsid w:val="28AB089C"/>
    <w:rsid w:val="28CB3B0C"/>
    <w:rsid w:val="28D5FF02"/>
    <w:rsid w:val="28D70326"/>
    <w:rsid w:val="28E1C1E7"/>
    <w:rsid w:val="28EC2E24"/>
    <w:rsid w:val="28F53964"/>
    <w:rsid w:val="28F8262A"/>
    <w:rsid w:val="28F9DDAC"/>
    <w:rsid w:val="28FE84A9"/>
    <w:rsid w:val="2905C2BB"/>
    <w:rsid w:val="2905ED12"/>
    <w:rsid w:val="2908BD37"/>
    <w:rsid w:val="291FC2B1"/>
    <w:rsid w:val="2920F292"/>
    <w:rsid w:val="2922F71B"/>
    <w:rsid w:val="29255621"/>
    <w:rsid w:val="2926FC20"/>
    <w:rsid w:val="292953C4"/>
    <w:rsid w:val="292AAAD8"/>
    <w:rsid w:val="292BBA49"/>
    <w:rsid w:val="2936ADD7"/>
    <w:rsid w:val="294AAA6E"/>
    <w:rsid w:val="294C4AEF"/>
    <w:rsid w:val="2956DD73"/>
    <w:rsid w:val="29629B5B"/>
    <w:rsid w:val="296DD921"/>
    <w:rsid w:val="297BD493"/>
    <w:rsid w:val="29885634"/>
    <w:rsid w:val="29905FC3"/>
    <w:rsid w:val="29974120"/>
    <w:rsid w:val="29A3904D"/>
    <w:rsid w:val="29A3D799"/>
    <w:rsid w:val="29A5ADB4"/>
    <w:rsid w:val="29A9F260"/>
    <w:rsid w:val="29ABAD0F"/>
    <w:rsid w:val="29AEC442"/>
    <w:rsid w:val="29B16B99"/>
    <w:rsid w:val="29C7417D"/>
    <w:rsid w:val="29CA03E2"/>
    <w:rsid w:val="29D4B920"/>
    <w:rsid w:val="29DA9676"/>
    <w:rsid w:val="29E58037"/>
    <w:rsid w:val="29E59CE0"/>
    <w:rsid w:val="29EE839D"/>
    <w:rsid w:val="29F901C6"/>
    <w:rsid w:val="29F9C691"/>
    <w:rsid w:val="29FB7379"/>
    <w:rsid w:val="29FD8C3F"/>
    <w:rsid w:val="29FDA636"/>
    <w:rsid w:val="2A0495E0"/>
    <w:rsid w:val="2A05AF9B"/>
    <w:rsid w:val="2A05E705"/>
    <w:rsid w:val="2A0EEA53"/>
    <w:rsid w:val="2A0F85B3"/>
    <w:rsid w:val="2A124727"/>
    <w:rsid w:val="2A15BEA6"/>
    <w:rsid w:val="2A2EFEA1"/>
    <w:rsid w:val="2A302425"/>
    <w:rsid w:val="2A406100"/>
    <w:rsid w:val="2A40EBD4"/>
    <w:rsid w:val="2A43B3AC"/>
    <w:rsid w:val="2A43E328"/>
    <w:rsid w:val="2A4612A7"/>
    <w:rsid w:val="2A528F0B"/>
    <w:rsid w:val="2A5EF785"/>
    <w:rsid w:val="2A611E9E"/>
    <w:rsid w:val="2A687B30"/>
    <w:rsid w:val="2A731F2F"/>
    <w:rsid w:val="2A7D2D85"/>
    <w:rsid w:val="2A7E19C1"/>
    <w:rsid w:val="2A807971"/>
    <w:rsid w:val="2A8C584D"/>
    <w:rsid w:val="2A926F4D"/>
    <w:rsid w:val="2AB682E0"/>
    <w:rsid w:val="2ABD3FDE"/>
    <w:rsid w:val="2AC9A6C3"/>
    <w:rsid w:val="2ACD849B"/>
    <w:rsid w:val="2AE28D24"/>
    <w:rsid w:val="2AE4A8B7"/>
    <w:rsid w:val="2AE91B8C"/>
    <w:rsid w:val="2AF076B8"/>
    <w:rsid w:val="2AFCDC2E"/>
    <w:rsid w:val="2AFFDFD0"/>
    <w:rsid w:val="2B15E030"/>
    <w:rsid w:val="2B17E3FF"/>
    <w:rsid w:val="2B2B2B58"/>
    <w:rsid w:val="2B2F21CF"/>
    <w:rsid w:val="2B409A15"/>
    <w:rsid w:val="2B47E213"/>
    <w:rsid w:val="2B51AA2B"/>
    <w:rsid w:val="2B5CB795"/>
    <w:rsid w:val="2B750297"/>
    <w:rsid w:val="2B787E02"/>
    <w:rsid w:val="2B7EF80D"/>
    <w:rsid w:val="2B80A1F4"/>
    <w:rsid w:val="2B83E4FE"/>
    <w:rsid w:val="2B954149"/>
    <w:rsid w:val="2B965640"/>
    <w:rsid w:val="2B9BCF7E"/>
    <w:rsid w:val="2BA81FAF"/>
    <w:rsid w:val="2BB620BF"/>
    <w:rsid w:val="2BB84710"/>
    <w:rsid w:val="2BC6591C"/>
    <w:rsid w:val="2BE42949"/>
    <w:rsid w:val="2BE85441"/>
    <w:rsid w:val="2BEA02FE"/>
    <w:rsid w:val="2BEA7010"/>
    <w:rsid w:val="2BF0CEA8"/>
    <w:rsid w:val="2BF34840"/>
    <w:rsid w:val="2BFBE561"/>
    <w:rsid w:val="2C0046DD"/>
    <w:rsid w:val="2C0AD4B7"/>
    <w:rsid w:val="2C0DD125"/>
    <w:rsid w:val="2C13D987"/>
    <w:rsid w:val="2C199FEA"/>
    <w:rsid w:val="2C1D4A43"/>
    <w:rsid w:val="2C229FCE"/>
    <w:rsid w:val="2C2A2FDC"/>
    <w:rsid w:val="2C3F9C56"/>
    <w:rsid w:val="2C4A0E50"/>
    <w:rsid w:val="2C53DA30"/>
    <w:rsid w:val="2C5454A1"/>
    <w:rsid w:val="2C54DF41"/>
    <w:rsid w:val="2C5503B9"/>
    <w:rsid w:val="2C5EB62F"/>
    <w:rsid w:val="2C60916F"/>
    <w:rsid w:val="2C6248B0"/>
    <w:rsid w:val="2C659879"/>
    <w:rsid w:val="2C7ABB7E"/>
    <w:rsid w:val="2CAAA7A6"/>
    <w:rsid w:val="2CB5B34C"/>
    <w:rsid w:val="2CCDB2B2"/>
    <w:rsid w:val="2CCDD279"/>
    <w:rsid w:val="2CD0033A"/>
    <w:rsid w:val="2CEBC21C"/>
    <w:rsid w:val="2CF1F4BC"/>
    <w:rsid w:val="2CFA6B95"/>
    <w:rsid w:val="2CFB07BA"/>
    <w:rsid w:val="2D058731"/>
    <w:rsid w:val="2D0614C1"/>
    <w:rsid w:val="2D088994"/>
    <w:rsid w:val="2D0EA207"/>
    <w:rsid w:val="2D138EE6"/>
    <w:rsid w:val="2D1544DE"/>
    <w:rsid w:val="2D18287E"/>
    <w:rsid w:val="2D1E7CB3"/>
    <w:rsid w:val="2D21A503"/>
    <w:rsid w:val="2D2395C4"/>
    <w:rsid w:val="2D25BA5D"/>
    <w:rsid w:val="2D288C7C"/>
    <w:rsid w:val="2D2D0F7D"/>
    <w:rsid w:val="2D2D0FB0"/>
    <w:rsid w:val="2D373C7E"/>
    <w:rsid w:val="2D39784A"/>
    <w:rsid w:val="2D3C6200"/>
    <w:rsid w:val="2D3CCF87"/>
    <w:rsid w:val="2D3DE5C9"/>
    <w:rsid w:val="2D4515E7"/>
    <w:rsid w:val="2D494AB3"/>
    <w:rsid w:val="2D4A9257"/>
    <w:rsid w:val="2D4BA501"/>
    <w:rsid w:val="2D572406"/>
    <w:rsid w:val="2D59556F"/>
    <w:rsid w:val="2D6BFA9F"/>
    <w:rsid w:val="2D6DF7C9"/>
    <w:rsid w:val="2D78A92C"/>
    <w:rsid w:val="2D873E8B"/>
    <w:rsid w:val="2D881A95"/>
    <w:rsid w:val="2D888B7E"/>
    <w:rsid w:val="2D88D13D"/>
    <w:rsid w:val="2D8B0280"/>
    <w:rsid w:val="2D98B1FC"/>
    <w:rsid w:val="2D9CA9D4"/>
    <w:rsid w:val="2D9D1519"/>
    <w:rsid w:val="2DA642FE"/>
    <w:rsid w:val="2DA86CE1"/>
    <w:rsid w:val="2DACD42F"/>
    <w:rsid w:val="2DB213EE"/>
    <w:rsid w:val="2DB3B3F7"/>
    <w:rsid w:val="2DB75B74"/>
    <w:rsid w:val="2DBCBA23"/>
    <w:rsid w:val="2DC5B80E"/>
    <w:rsid w:val="2DC97F1F"/>
    <w:rsid w:val="2DD2DF21"/>
    <w:rsid w:val="2DEA88DD"/>
    <w:rsid w:val="2DF2E38E"/>
    <w:rsid w:val="2E0974CE"/>
    <w:rsid w:val="2E0BCE87"/>
    <w:rsid w:val="2E190D3F"/>
    <w:rsid w:val="2E1C78F6"/>
    <w:rsid w:val="2E1C918D"/>
    <w:rsid w:val="2E1EE0F4"/>
    <w:rsid w:val="2E240F24"/>
    <w:rsid w:val="2E27499E"/>
    <w:rsid w:val="2E2E4209"/>
    <w:rsid w:val="2E2EB943"/>
    <w:rsid w:val="2E328069"/>
    <w:rsid w:val="2E374B47"/>
    <w:rsid w:val="2E378767"/>
    <w:rsid w:val="2E3FC6A3"/>
    <w:rsid w:val="2E3FE722"/>
    <w:rsid w:val="2E460CB3"/>
    <w:rsid w:val="2E5BF20C"/>
    <w:rsid w:val="2E5F0CCE"/>
    <w:rsid w:val="2E6F3A70"/>
    <w:rsid w:val="2E7FFA89"/>
    <w:rsid w:val="2E888836"/>
    <w:rsid w:val="2E8A6B36"/>
    <w:rsid w:val="2E8DACE7"/>
    <w:rsid w:val="2E925F7C"/>
    <w:rsid w:val="2E927163"/>
    <w:rsid w:val="2E932A16"/>
    <w:rsid w:val="2E9BE94F"/>
    <w:rsid w:val="2EAB5AFD"/>
    <w:rsid w:val="2ECBF3CE"/>
    <w:rsid w:val="2ED8C756"/>
    <w:rsid w:val="2EDF8640"/>
    <w:rsid w:val="2EE33791"/>
    <w:rsid w:val="2EEFDE6B"/>
    <w:rsid w:val="2EF38672"/>
    <w:rsid w:val="2EFE54EF"/>
    <w:rsid w:val="2F06A421"/>
    <w:rsid w:val="2F0CDF78"/>
    <w:rsid w:val="2F13A331"/>
    <w:rsid w:val="2F20FC4D"/>
    <w:rsid w:val="2F26DB68"/>
    <w:rsid w:val="2F2EFC11"/>
    <w:rsid w:val="2F354B84"/>
    <w:rsid w:val="2F36BD9E"/>
    <w:rsid w:val="2F3FDC0A"/>
    <w:rsid w:val="2F4034D9"/>
    <w:rsid w:val="2F48E4BA"/>
    <w:rsid w:val="2F4E5D3E"/>
    <w:rsid w:val="2F553B2C"/>
    <w:rsid w:val="2F58BA0D"/>
    <w:rsid w:val="2F6ADA45"/>
    <w:rsid w:val="2F6D0B39"/>
    <w:rsid w:val="2F736216"/>
    <w:rsid w:val="2F77DB95"/>
    <w:rsid w:val="2F7CAA9C"/>
    <w:rsid w:val="2F7E392E"/>
    <w:rsid w:val="2F7EF6B2"/>
    <w:rsid w:val="2F849EE5"/>
    <w:rsid w:val="2F85EFBB"/>
    <w:rsid w:val="2F9839C2"/>
    <w:rsid w:val="2FA55BFA"/>
    <w:rsid w:val="2FAD328A"/>
    <w:rsid w:val="2FAE30AE"/>
    <w:rsid w:val="2FB4927C"/>
    <w:rsid w:val="2FBA04EF"/>
    <w:rsid w:val="2FBAA83B"/>
    <w:rsid w:val="2FC223B1"/>
    <w:rsid w:val="2FE3D2CD"/>
    <w:rsid w:val="2FE48A4A"/>
    <w:rsid w:val="2FEEED08"/>
    <w:rsid w:val="2FFA8A5A"/>
    <w:rsid w:val="30030586"/>
    <w:rsid w:val="3017DEA4"/>
    <w:rsid w:val="3021263B"/>
    <w:rsid w:val="3031CC69"/>
    <w:rsid w:val="3045F90B"/>
    <w:rsid w:val="304A051E"/>
    <w:rsid w:val="304F5A59"/>
    <w:rsid w:val="3050E9D4"/>
    <w:rsid w:val="3052122A"/>
    <w:rsid w:val="3054DDFA"/>
    <w:rsid w:val="30595CEC"/>
    <w:rsid w:val="3064A570"/>
    <w:rsid w:val="3068A569"/>
    <w:rsid w:val="306CAB7C"/>
    <w:rsid w:val="3070948C"/>
    <w:rsid w:val="307AEF30"/>
    <w:rsid w:val="30834362"/>
    <w:rsid w:val="30872752"/>
    <w:rsid w:val="308827D4"/>
    <w:rsid w:val="308AAD6A"/>
    <w:rsid w:val="308D19D0"/>
    <w:rsid w:val="3090915A"/>
    <w:rsid w:val="30A511DC"/>
    <w:rsid w:val="30AFE8DB"/>
    <w:rsid w:val="30B450B9"/>
    <w:rsid w:val="30B54E10"/>
    <w:rsid w:val="30B88CDA"/>
    <w:rsid w:val="30CDF14A"/>
    <w:rsid w:val="30CEDAEB"/>
    <w:rsid w:val="30DC30AC"/>
    <w:rsid w:val="30E20999"/>
    <w:rsid w:val="30E88E41"/>
    <w:rsid w:val="30F46F58"/>
    <w:rsid w:val="30F4ED41"/>
    <w:rsid w:val="31010B16"/>
    <w:rsid w:val="3105C788"/>
    <w:rsid w:val="310C1818"/>
    <w:rsid w:val="310FE2BD"/>
    <w:rsid w:val="311113C4"/>
    <w:rsid w:val="31113D97"/>
    <w:rsid w:val="311270A5"/>
    <w:rsid w:val="312677F9"/>
    <w:rsid w:val="31267EAB"/>
    <w:rsid w:val="312CD8B5"/>
    <w:rsid w:val="31323C88"/>
    <w:rsid w:val="313A4B27"/>
    <w:rsid w:val="313FFEDB"/>
    <w:rsid w:val="314BC530"/>
    <w:rsid w:val="3157CBEA"/>
    <w:rsid w:val="315C2150"/>
    <w:rsid w:val="315C980B"/>
    <w:rsid w:val="317AE823"/>
    <w:rsid w:val="317D0B59"/>
    <w:rsid w:val="318A3BAC"/>
    <w:rsid w:val="318C9FFB"/>
    <w:rsid w:val="318CC6F9"/>
    <w:rsid w:val="319A9DA6"/>
    <w:rsid w:val="31A0761B"/>
    <w:rsid w:val="31A26A8A"/>
    <w:rsid w:val="31A570FC"/>
    <w:rsid w:val="31BAEEE4"/>
    <w:rsid w:val="31BEEE9D"/>
    <w:rsid w:val="31BF1387"/>
    <w:rsid w:val="31C9311F"/>
    <w:rsid w:val="31D70351"/>
    <w:rsid w:val="31DBDB71"/>
    <w:rsid w:val="31E2F12C"/>
    <w:rsid w:val="31F633E9"/>
    <w:rsid w:val="31F9DBE3"/>
    <w:rsid w:val="31F9E5BF"/>
    <w:rsid w:val="32020181"/>
    <w:rsid w:val="320615BF"/>
    <w:rsid w:val="320D0CEE"/>
    <w:rsid w:val="321031CB"/>
    <w:rsid w:val="32157656"/>
    <w:rsid w:val="3215B611"/>
    <w:rsid w:val="322ACF49"/>
    <w:rsid w:val="322C0CBD"/>
    <w:rsid w:val="323A5108"/>
    <w:rsid w:val="3248AFB7"/>
    <w:rsid w:val="324AC2AD"/>
    <w:rsid w:val="3251B0D3"/>
    <w:rsid w:val="32553134"/>
    <w:rsid w:val="325920C2"/>
    <w:rsid w:val="32640C23"/>
    <w:rsid w:val="3267FD9B"/>
    <w:rsid w:val="3269681E"/>
    <w:rsid w:val="32749E87"/>
    <w:rsid w:val="328216AD"/>
    <w:rsid w:val="329012E9"/>
    <w:rsid w:val="32A43027"/>
    <w:rsid w:val="32BE593A"/>
    <w:rsid w:val="32C21D9C"/>
    <w:rsid w:val="32C7CD82"/>
    <w:rsid w:val="32CED25D"/>
    <w:rsid w:val="32CF5D1D"/>
    <w:rsid w:val="32D4096B"/>
    <w:rsid w:val="32D5360D"/>
    <w:rsid w:val="32ECE626"/>
    <w:rsid w:val="32F382A2"/>
    <w:rsid w:val="32F58FA1"/>
    <w:rsid w:val="32FAD2DC"/>
    <w:rsid w:val="32FB7317"/>
    <w:rsid w:val="330401E4"/>
    <w:rsid w:val="33103FEE"/>
    <w:rsid w:val="331952AF"/>
    <w:rsid w:val="3345F87E"/>
    <w:rsid w:val="3348B140"/>
    <w:rsid w:val="3348D944"/>
    <w:rsid w:val="334BB44D"/>
    <w:rsid w:val="334E3393"/>
    <w:rsid w:val="3365C500"/>
    <w:rsid w:val="336AA866"/>
    <w:rsid w:val="336E007D"/>
    <w:rsid w:val="3373E35A"/>
    <w:rsid w:val="3378E939"/>
    <w:rsid w:val="337B9D60"/>
    <w:rsid w:val="338476EF"/>
    <w:rsid w:val="33898F91"/>
    <w:rsid w:val="338E93AB"/>
    <w:rsid w:val="339EC604"/>
    <w:rsid w:val="33A2CBEA"/>
    <w:rsid w:val="33A73EBC"/>
    <w:rsid w:val="33A84894"/>
    <w:rsid w:val="33A982FB"/>
    <w:rsid w:val="33B921FB"/>
    <w:rsid w:val="33BCA4C3"/>
    <w:rsid w:val="33C17EE2"/>
    <w:rsid w:val="33C43287"/>
    <w:rsid w:val="33C78630"/>
    <w:rsid w:val="33C95C2B"/>
    <w:rsid w:val="33CA4DA3"/>
    <w:rsid w:val="33CF300F"/>
    <w:rsid w:val="33E2272A"/>
    <w:rsid w:val="33EE4E58"/>
    <w:rsid w:val="33F0BF47"/>
    <w:rsid w:val="33FB4765"/>
    <w:rsid w:val="3402C1BD"/>
    <w:rsid w:val="3406C6FE"/>
    <w:rsid w:val="340A1300"/>
    <w:rsid w:val="341121D2"/>
    <w:rsid w:val="3413B5EC"/>
    <w:rsid w:val="34169CA5"/>
    <w:rsid w:val="342819FD"/>
    <w:rsid w:val="342D4303"/>
    <w:rsid w:val="342F090E"/>
    <w:rsid w:val="342F1F1D"/>
    <w:rsid w:val="345C02BE"/>
    <w:rsid w:val="345DF17A"/>
    <w:rsid w:val="345EB0B7"/>
    <w:rsid w:val="34609FF1"/>
    <w:rsid w:val="3463D307"/>
    <w:rsid w:val="346659B6"/>
    <w:rsid w:val="346AD080"/>
    <w:rsid w:val="346ECBB0"/>
    <w:rsid w:val="34750E6F"/>
    <w:rsid w:val="347BA576"/>
    <w:rsid w:val="347BA926"/>
    <w:rsid w:val="347C6657"/>
    <w:rsid w:val="348F46FA"/>
    <w:rsid w:val="349718B7"/>
    <w:rsid w:val="349C0A39"/>
    <w:rsid w:val="34A406C2"/>
    <w:rsid w:val="34A842CE"/>
    <w:rsid w:val="34B483ED"/>
    <w:rsid w:val="34BE490E"/>
    <w:rsid w:val="34C6E59E"/>
    <w:rsid w:val="34D8DD56"/>
    <w:rsid w:val="34DC9516"/>
    <w:rsid w:val="34DCC53D"/>
    <w:rsid w:val="34E24B23"/>
    <w:rsid w:val="34EADB80"/>
    <w:rsid w:val="34F0AD61"/>
    <w:rsid w:val="34F10EA2"/>
    <w:rsid w:val="34F3495A"/>
    <w:rsid w:val="34F5D541"/>
    <w:rsid w:val="34FB2A78"/>
    <w:rsid w:val="350818C8"/>
    <w:rsid w:val="35112870"/>
    <w:rsid w:val="351C4991"/>
    <w:rsid w:val="351FA356"/>
    <w:rsid w:val="352A0BC6"/>
    <w:rsid w:val="3538B20A"/>
    <w:rsid w:val="353D9E0A"/>
    <w:rsid w:val="353E6298"/>
    <w:rsid w:val="353E9629"/>
    <w:rsid w:val="354169E5"/>
    <w:rsid w:val="354D4A0F"/>
    <w:rsid w:val="3550E565"/>
    <w:rsid w:val="355149FA"/>
    <w:rsid w:val="3554F519"/>
    <w:rsid w:val="355B659B"/>
    <w:rsid w:val="355C2BCE"/>
    <w:rsid w:val="355CEF2C"/>
    <w:rsid w:val="355E0901"/>
    <w:rsid w:val="356EFE61"/>
    <w:rsid w:val="357603FC"/>
    <w:rsid w:val="35846CDA"/>
    <w:rsid w:val="35890D1F"/>
    <w:rsid w:val="358D7192"/>
    <w:rsid w:val="359724F1"/>
    <w:rsid w:val="35AA1FC3"/>
    <w:rsid w:val="35B6FCCE"/>
    <w:rsid w:val="35B92139"/>
    <w:rsid w:val="35BFDC69"/>
    <w:rsid w:val="35C1924E"/>
    <w:rsid w:val="35D691AB"/>
    <w:rsid w:val="35F17B61"/>
    <w:rsid w:val="360609DC"/>
    <w:rsid w:val="3606952A"/>
    <w:rsid w:val="3606DAAE"/>
    <w:rsid w:val="36084951"/>
    <w:rsid w:val="360BE6C4"/>
    <w:rsid w:val="3622DD94"/>
    <w:rsid w:val="36447313"/>
    <w:rsid w:val="364A6908"/>
    <w:rsid w:val="36550267"/>
    <w:rsid w:val="36806F98"/>
    <w:rsid w:val="36808BD1"/>
    <w:rsid w:val="368DE022"/>
    <w:rsid w:val="369C84B5"/>
    <w:rsid w:val="36A2B96F"/>
    <w:rsid w:val="36AD1EAE"/>
    <w:rsid w:val="36B18569"/>
    <w:rsid w:val="36BC1273"/>
    <w:rsid w:val="36BD8136"/>
    <w:rsid w:val="36CE346E"/>
    <w:rsid w:val="36D5EBB1"/>
    <w:rsid w:val="36E01251"/>
    <w:rsid w:val="36E12407"/>
    <w:rsid w:val="36E88479"/>
    <w:rsid w:val="36ED7727"/>
    <w:rsid w:val="36FA2080"/>
    <w:rsid w:val="3703BEFC"/>
    <w:rsid w:val="3709C4C8"/>
    <w:rsid w:val="370A1300"/>
    <w:rsid w:val="370B73E9"/>
    <w:rsid w:val="370F5ABB"/>
    <w:rsid w:val="3711C7B3"/>
    <w:rsid w:val="37181476"/>
    <w:rsid w:val="371D45EF"/>
    <w:rsid w:val="37263F3B"/>
    <w:rsid w:val="3729945D"/>
    <w:rsid w:val="372D9A1A"/>
    <w:rsid w:val="373F5CDB"/>
    <w:rsid w:val="374158E0"/>
    <w:rsid w:val="374337BD"/>
    <w:rsid w:val="374613D6"/>
    <w:rsid w:val="37474D1B"/>
    <w:rsid w:val="37531898"/>
    <w:rsid w:val="37541F07"/>
    <w:rsid w:val="375A3F33"/>
    <w:rsid w:val="37629D7E"/>
    <w:rsid w:val="376B8625"/>
    <w:rsid w:val="376F2D0B"/>
    <w:rsid w:val="3773774D"/>
    <w:rsid w:val="37738658"/>
    <w:rsid w:val="377D3134"/>
    <w:rsid w:val="377E0A7D"/>
    <w:rsid w:val="377F9EA4"/>
    <w:rsid w:val="3781FC00"/>
    <w:rsid w:val="3793A6D9"/>
    <w:rsid w:val="37955FAA"/>
    <w:rsid w:val="37A1E5A9"/>
    <w:rsid w:val="37B01469"/>
    <w:rsid w:val="37BBD93B"/>
    <w:rsid w:val="37CA1329"/>
    <w:rsid w:val="37CC5FDD"/>
    <w:rsid w:val="37CEA195"/>
    <w:rsid w:val="37D155D5"/>
    <w:rsid w:val="37D5E0AD"/>
    <w:rsid w:val="37ED07CA"/>
    <w:rsid w:val="37EF6779"/>
    <w:rsid w:val="3802EF61"/>
    <w:rsid w:val="38048688"/>
    <w:rsid w:val="380B20DC"/>
    <w:rsid w:val="380EEA25"/>
    <w:rsid w:val="382A4A38"/>
    <w:rsid w:val="38425BD8"/>
    <w:rsid w:val="3842F88B"/>
    <w:rsid w:val="384DD845"/>
    <w:rsid w:val="385581A3"/>
    <w:rsid w:val="385B22C9"/>
    <w:rsid w:val="385D26DF"/>
    <w:rsid w:val="38640EE4"/>
    <w:rsid w:val="3864DCEF"/>
    <w:rsid w:val="38697BEE"/>
    <w:rsid w:val="386AAFB9"/>
    <w:rsid w:val="3870B95D"/>
    <w:rsid w:val="387EB7BA"/>
    <w:rsid w:val="3882B40E"/>
    <w:rsid w:val="3882D641"/>
    <w:rsid w:val="38845D87"/>
    <w:rsid w:val="388753F9"/>
    <w:rsid w:val="388BEE24"/>
    <w:rsid w:val="3896633B"/>
    <w:rsid w:val="3899EC26"/>
    <w:rsid w:val="38A1D9A8"/>
    <w:rsid w:val="38A25D2F"/>
    <w:rsid w:val="38AD1A21"/>
    <w:rsid w:val="38AE3EA2"/>
    <w:rsid w:val="38BA45DB"/>
    <w:rsid w:val="38C2CB36"/>
    <w:rsid w:val="38D6D1C8"/>
    <w:rsid w:val="38DAC8C3"/>
    <w:rsid w:val="38DC0198"/>
    <w:rsid w:val="38EE58AB"/>
    <w:rsid w:val="38F20F7F"/>
    <w:rsid w:val="38F75A8D"/>
    <w:rsid w:val="39094CAB"/>
    <w:rsid w:val="390FA389"/>
    <w:rsid w:val="391ABF58"/>
    <w:rsid w:val="3922F4C4"/>
    <w:rsid w:val="3930FD16"/>
    <w:rsid w:val="3935A08B"/>
    <w:rsid w:val="393890CF"/>
    <w:rsid w:val="393F3073"/>
    <w:rsid w:val="394013CA"/>
    <w:rsid w:val="394A9BE7"/>
    <w:rsid w:val="39510C74"/>
    <w:rsid w:val="395B1F6D"/>
    <w:rsid w:val="396143D3"/>
    <w:rsid w:val="3962E0F4"/>
    <w:rsid w:val="3968A256"/>
    <w:rsid w:val="3969334F"/>
    <w:rsid w:val="3976A34A"/>
    <w:rsid w:val="39784137"/>
    <w:rsid w:val="397E117D"/>
    <w:rsid w:val="39816ECE"/>
    <w:rsid w:val="39847DC8"/>
    <w:rsid w:val="3994EA79"/>
    <w:rsid w:val="399CFEBE"/>
    <w:rsid w:val="399D6823"/>
    <w:rsid w:val="39AB5541"/>
    <w:rsid w:val="39ADE73D"/>
    <w:rsid w:val="39B7AC66"/>
    <w:rsid w:val="39B94BCF"/>
    <w:rsid w:val="39C8D24A"/>
    <w:rsid w:val="39CD20A0"/>
    <w:rsid w:val="39DD0F16"/>
    <w:rsid w:val="39DF51E7"/>
    <w:rsid w:val="39E46BAF"/>
    <w:rsid w:val="39E779DD"/>
    <w:rsid w:val="39F9F05A"/>
    <w:rsid w:val="39F9FC4F"/>
    <w:rsid w:val="3A07C736"/>
    <w:rsid w:val="3A0874F9"/>
    <w:rsid w:val="3A0BE33D"/>
    <w:rsid w:val="3A136D8B"/>
    <w:rsid w:val="3A199184"/>
    <w:rsid w:val="3A26F6CD"/>
    <w:rsid w:val="3A33269B"/>
    <w:rsid w:val="3A3E0B96"/>
    <w:rsid w:val="3A41F73A"/>
    <w:rsid w:val="3A4737A4"/>
    <w:rsid w:val="3A48DE2D"/>
    <w:rsid w:val="3A52260D"/>
    <w:rsid w:val="3A5B077E"/>
    <w:rsid w:val="3A608786"/>
    <w:rsid w:val="3A67AB72"/>
    <w:rsid w:val="3A6955F3"/>
    <w:rsid w:val="3A71FA9A"/>
    <w:rsid w:val="3A72F00A"/>
    <w:rsid w:val="3A7D0094"/>
    <w:rsid w:val="3A865CED"/>
    <w:rsid w:val="3A8C4656"/>
    <w:rsid w:val="3A8D5EA9"/>
    <w:rsid w:val="3A9A809D"/>
    <w:rsid w:val="3A9B0657"/>
    <w:rsid w:val="3A9DDB52"/>
    <w:rsid w:val="3A9ECAB8"/>
    <w:rsid w:val="3A9F304A"/>
    <w:rsid w:val="3AA06D1A"/>
    <w:rsid w:val="3AB31085"/>
    <w:rsid w:val="3AC47914"/>
    <w:rsid w:val="3ACB672E"/>
    <w:rsid w:val="3AD4591B"/>
    <w:rsid w:val="3AE40391"/>
    <w:rsid w:val="3AE577DC"/>
    <w:rsid w:val="3AEBFE4A"/>
    <w:rsid w:val="3AEC1A88"/>
    <w:rsid w:val="3AF15AAA"/>
    <w:rsid w:val="3AF175DE"/>
    <w:rsid w:val="3AF99EF9"/>
    <w:rsid w:val="3B06B8F8"/>
    <w:rsid w:val="3B1BBC8B"/>
    <w:rsid w:val="3B21B00C"/>
    <w:rsid w:val="3B266496"/>
    <w:rsid w:val="3B34BD5A"/>
    <w:rsid w:val="3B3A27A0"/>
    <w:rsid w:val="3B3D8832"/>
    <w:rsid w:val="3B4D8C31"/>
    <w:rsid w:val="3B52E1BB"/>
    <w:rsid w:val="3B57A461"/>
    <w:rsid w:val="3B589225"/>
    <w:rsid w:val="3B5F367F"/>
    <w:rsid w:val="3B65C0C6"/>
    <w:rsid w:val="3B682AEC"/>
    <w:rsid w:val="3B6F7920"/>
    <w:rsid w:val="3B736C9C"/>
    <w:rsid w:val="3B959075"/>
    <w:rsid w:val="3B9CD7F2"/>
    <w:rsid w:val="3B9FDD39"/>
    <w:rsid w:val="3BAD05BC"/>
    <w:rsid w:val="3BB15C7A"/>
    <w:rsid w:val="3BB768B1"/>
    <w:rsid w:val="3BB90EA3"/>
    <w:rsid w:val="3BC25266"/>
    <w:rsid w:val="3BC56BDE"/>
    <w:rsid w:val="3BCF2539"/>
    <w:rsid w:val="3BD5234D"/>
    <w:rsid w:val="3BDE4ADF"/>
    <w:rsid w:val="3BDF0E70"/>
    <w:rsid w:val="3BE8F24C"/>
    <w:rsid w:val="3BED5A50"/>
    <w:rsid w:val="3BF06635"/>
    <w:rsid w:val="3BFEFC81"/>
    <w:rsid w:val="3C0A85A4"/>
    <w:rsid w:val="3C0CFD4E"/>
    <w:rsid w:val="3C104690"/>
    <w:rsid w:val="3C10804E"/>
    <w:rsid w:val="3C120CDB"/>
    <w:rsid w:val="3C145540"/>
    <w:rsid w:val="3C1D8738"/>
    <w:rsid w:val="3C2AA2CC"/>
    <w:rsid w:val="3C36D886"/>
    <w:rsid w:val="3C6891DB"/>
    <w:rsid w:val="3C748BD6"/>
    <w:rsid w:val="3C8BD131"/>
    <w:rsid w:val="3C955791"/>
    <w:rsid w:val="3C96A2DF"/>
    <w:rsid w:val="3C98E5D8"/>
    <w:rsid w:val="3C9AF113"/>
    <w:rsid w:val="3C9FDB52"/>
    <w:rsid w:val="3CC00BAA"/>
    <w:rsid w:val="3CC11E16"/>
    <w:rsid w:val="3CC40E2A"/>
    <w:rsid w:val="3CC738D3"/>
    <w:rsid w:val="3CC79667"/>
    <w:rsid w:val="3CCE1B09"/>
    <w:rsid w:val="3CD2C16D"/>
    <w:rsid w:val="3CD35EB4"/>
    <w:rsid w:val="3CD5887C"/>
    <w:rsid w:val="3CDACCBD"/>
    <w:rsid w:val="3CDE5DEA"/>
    <w:rsid w:val="3CE5A3C2"/>
    <w:rsid w:val="3CE8A92F"/>
    <w:rsid w:val="3CEBD782"/>
    <w:rsid w:val="3CF3257B"/>
    <w:rsid w:val="3CF36FB2"/>
    <w:rsid w:val="3CF6CA6B"/>
    <w:rsid w:val="3CF8BF37"/>
    <w:rsid w:val="3CF92E9B"/>
    <w:rsid w:val="3CFD132E"/>
    <w:rsid w:val="3D0414B2"/>
    <w:rsid w:val="3D0840E4"/>
    <w:rsid w:val="3D1675F6"/>
    <w:rsid w:val="3D1B7144"/>
    <w:rsid w:val="3D2B8457"/>
    <w:rsid w:val="3D2D882F"/>
    <w:rsid w:val="3D312754"/>
    <w:rsid w:val="3D32813F"/>
    <w:rsid w:val="3D33D070"/>
    <w:rsid w:val="3D35F5DD"/>
    <w:rsid w:val="3D36216D"/>
    <w:rsid w:val="3D43E778"/>
    <w:rsid w:val="3D4BC855"/>
    <w:rsid w:val="3D4D66E5"/>
    <w:rsid w:val="3D533F80"/>
    <w:rsid w:val="3D55EFA6"/>
    <w:rsid w:val="3D58654B"/>
    <w:rsid w:val="3D5D3057"/>
    <w:rsid w:val="3D5F26BA"/>
    <w:rsid w:val="3D6BEA7E"/>
    <w:rsid w:val="3D6CE1DC"/>
    <w:rsid w:val="3D6E9F2D"/>
    <w:rsid w:val="3D6FBCF8"/>
    <w:rsid w:val="3D72FC68"/>
    <w:rsid w:val="3D926240"/>
    <w:rsid w:val="3D94660F"/>
    <w:rsid w:val="3D9794E2"/>
    <w:rsid w:val="3D991B56"/>
    <w:rsid w:val="3D9AD059"/>
    <w:rsid w:val="3DA0F6BD"/>
    <w:rsid w:val="3DA135F0"/>
    <w:rsid w:val="3DA2DF3C"/>
    <w:rsid w:val="3DAC1EE4"/>
    <w:rsid w:val="3DAE2685"/>
    <w:rsid w:val="3DB85FA4"/>
    <w:rsid w:val="3DBB6C05"/>
    <w:rsid w:val="3DC35CAC"/>
    <w:rsid w:val="3DC8A35A"/>
    <w:rsid w:val="3DC93C06"/>
    <w:rsid w:val="3DCFE40F"/>
    <w:rsid w:val="3DDFFB9E"/>
    <w:rsid w:val="3DE40234"/>
    <w:rsid w:val="3DE65F62"/>
    <w:rsid w:val="3DF2853E"/>
    <w:rsid w:val="3DF93174"/>
    <w:rsid w:val="3DFB1A00"/>
    <w:rsid w:val="3E05F397"/>
    <w:rsid w:val="3E068DC1"/>
    <w:rsid w:val="3E09D18B"/>
    <w:rsid w:val="3E10246B"/>
    <w:rsid w:val="3E111A73"/>
    <w:rsid w:val="3E18ADAC"/>
    <w:rsid w:val="3E1C1E6D"/>
    <w:rsid w:val="3E1C2922"/>
    <w:rsid w:val="3E234118"/>
    <w:rsid w:val="3E3B9391"/>
    <w:rsid w:val="3E45D4E8"/>
    <w:rsid w:val="3E4F485F"/>
    <w:rsid w:val="3E59AF4B"/>
    <w:rsid w:val="3E5CA84F"/>
    <w:rsid w:val="3E61DE66"/>
    <w:rsid w:val="3E66F952"/>
    <w:rsid w:val="3E6C03B5"/>
    <w:rsid w:val="3E792B82"/>
    <w:rsid w:val="3E82A68E"/>
    <w:rsid w:val="3E8AA189"/>
    <w:rsid w:val="3E8B42CB"/>
    <w:rsid w:val="3E970FBC"/>
    <w:rsid w:val="3E9CE3CC"/>
    <w:rsid w:val="3EA1B1B0"/>
    <w:rsid w:val="3EA39531"/>
    <w:rsid w:val="3EAE93A2"/>
    <w:rsid w:val="3EB2C05D"/>
    <w:rsid w:val="3EB478F9"/>
    <w:rsid w:val="3EBAAA50"/>
    <w:rsid w:val="3EBD3B27"/>
    <w:rsid w:val="3EC5B210"/>
    <w:rsid w:val="3EC62BC9"/>
    <w:rsid w:val="3EC712CF"/>
    <w:rsid w:val="3ECB9780"/>
    <w:rsid w:val="3ED6BB80"/>
    <w:rsid w:val="3EDD3A5F"/>
    <w:rsid w:val="3EE59A6B"/>
    <w:rsid w:val="3EE783F7"/>
    <w:rsid w:val="3EFB169C"/>
    <w:rsid w:val="3F012A70"/>
    <w:rsid w:val="3F037857"/>
    <w:rsid w:val="3F090A36"/>
    <w:rsid w:val="3F0CD1F1"/>
    <w:rsid w:val="3F0FD791"/>
    <w:rsid w:val="3F1523F0"/>
    <w:rsid w:val="3F1BD858"/>
    <w:rsid w:val="3F27271D"/>
    <w:rsid w:val="3F387CF7"/>
    <w:rsid w:val="3F4603EA"/>
    <w:rsid w:val="3F48D33A"/>
    <w:rsid w:val="3F55BDB8"/>
    <w:rsid w:val="3F64D525"/>
    <w:rsid w:val="3F678DE4"/>
    <w:rsid w:val="3F7984B0"/>
    <w:rsid w:val="3F83CDBF"/>
    <w:rsid w:val="3F88A4C9"/>
    <w:rsid w:val="3F8E6E11"/>
    <w:rsid w:val="3F95309A"/>
    <w:rsid w:val="3F988291"/>
    <w:rsid w:val="3F998C3C"/>
    <w:rsid w:val="3FA2B3EB"/>
    <w:rsid w:val="3FB0607A"/>
    <w:rsid w:val="3FB27826"/>
    <w:rsid w:val="3FB7E7C6"/>
    <w:rsid w:val="3FBAFB42"/>
    <w:rsid w:val="3FC146A5"/>
    <w:rsid w:val="3FC83446"/>
    <w:rsid w:val="3FCFD075"/>
    <w:rsid w:val="3FE8867F"/>
    <w:rsid w:val="3FF54760"/>
    <w:rsid w:val="3FF59406"/>
    <w:rsid w:val="40045B0F"/>
    <w:rsid w:val="401C28ED"/>
    <w:rsid w:val="40240EE3"/>
    <w:rsid w:val="402FFCAE"/>
    <w:rsid w:val="4031A3DB"/>
    <w:rsid w:val="40384AB7"/>
    <w:rsid w:val="404C8C0B"/>
    <w:rsid w:val="404ED69C"/>
    <w:rsid w:val="405A3E46"/>
    <w:rsid w:val="405FB4AA"/>
    <w:rsid w:val="40606419"/>
    <w:rsid w:val="406622E9"/>
    <w:rsid w:val="406893C3"/>
    <w:rsid w:val="406D65F0"/>
    <w:rsid w:val="406E7F30"/>
    <w:rsid w:val="406F100F"/>
    <w:rsid w:val="406FADFF"/>
    <w:rsid w:val="4077BBB1"/>
    <w:rsid w:val="407952DE"/>
    <w:rsid w:val="407C5D38"/>
    <w:rsid w:val="407F90F9"/>
    <w:rsid w:val="4089669D"/>
    <w:rsid w:val="408FE72D"/>
    <w:rsid w:val="4094039D"/>
    <w:rsid w:val="40996C25"/>
    <w:rsid w:val="409AB8E8"/>
    <w:rsid w:val="409D39E0"/>
    <w:rsid w:val="40B54A65"/>
    <w:rsid w:val="40BC60C3"/>
    <w:rsid w:val="40BC86A5"/>
    <w:rsid w:val="40BCAE42"/>
    <w:rsid w:val="40C04FD7"/>
    <w:rsid w:val="40CEE95C"/>
    <w:rsid w:val="40D225F7"/>
    <w:rsid w:val="40D48425"/>
    <w:rsid w:val="40DBF25B"/>
    <w:rsid w:val="40EA1C56"/>
    <w:rsid w:val="40EC970F"/>
    <w:rsid w:val="40F1858A"/>
    <w:rsid w:val="4106B1EF"/>
    <w:rsid w:val="4108FFBD"/>
    <w:rsid w:val="410E53AA"/>
    <w:rsid w:val="41113388"/>
    <w:rsid w:val="41150052"/>
    <w:rsid w:val="4115D2A9"/>
    <w:rsid w:val="4119FA67"/>
    <w:rsid w:val="411CD5D7"/>
    <w:rsid w:val="411E2C07"/>
    <w:rsid w:val="41212798"/>
    <w:rsid w:val="41296946"/>
    <w:rsid w:val="413647D6"/>
    <w:rsid w:val="413EC6E0"/>
    <w:rsid w:val="414B4BD8"/>
    <w:rsid w:val="414D628D"/>
    <w:rsid w:val="4159AFAC"/>
    <w:rsid w:val="415CF6A5"/>
    <w:rsid w:val="415E6EDF"/>
    <w:rsid w:val="4166C391"/>
    <w:rsid w:val="416C0765"/>
    <w:rsid w:val="4170736A"/>
    <w:rsid w:val="4173E063"/>
    <w:rsid w:val="4173FCD0"/>
    <w:rsid w:val="41747608"/>
    <w:rsid w:val="4182A670"/>
    <w:rsid w:val="4186C8C3"/>
    <w:rsid w:val="418736EE"/>
    <w:rsid w:val="41889049"/>
    <w:rsid w:val="418BBA9B"/>
    <w:rsid w:val="41903EC8"/>
    <w:rsid w:val="41911204"/>
    <w:rsid w:val="41976BCD"/>
    <w:rsid w:val="419E6193"/>
    <w:rsid w:val="41A485F6"/>
    <w:rsid w:val="41B28F00"/>
    <w:rsid w:val="41B5B2DA"/>
    <w:rsid w:val="41B84086"/>
    <w:rsid w:val="41BD4B19"/>
    <w:rsid w:val="41BE9A04"/>
    <w:rsid w:val="41CB44A1"/>
    <w:rsid w:val="41CEB1C8"/>
    <w:rsid w:val="41D105DE"/>
    <w:rsid w:val="41D20825"/>
    <w:rsid w:val="41D6A248"/>
    <w:rsid w:val="41DE7B85"/>
    <w:rsid w:val="41DFB9C6"/>
    <w:rsid w:val="41DFD169"/>
    <w:rsid w:val="41E8A6B4"/>
    <w:rsid w:val="41FE893E"/>
    <w:rsid w:val="41FF13DF"/>
    <w:rsid w:val="4209BE05"/>
    <w:rsid w:val="420F0E3E"/>
    <w:rsid w:val="421A2C00"/>
    <w:rsid w:val="4225ABDF"/>
    <w:rsid w:val="422649DD"/>
    <w:rsid w:val="4228BE74"/>
    <w:rsid w:val="4234FB54"/>
    <w:rsid w:val="424018AD"/>
    <w:rsid w:val="42438547"/>
    <w:rsid w:val="424F02D6"/>
    <w:rsid w:val="42504391"/>
    <w:rsid w:val="425D2AE9"/>
    <w:rsid w:val="42614F72"/>
    <w:rsid w:val="4273A6F2"/>
    <w:rsid w:val="4278BC1F"/>
    <w:rsid w:val="427E6263"/>
    <w:rsid w:val="42800AC7"/>
    <w:rsid w:val="4281C74A"/>
    <w:rsid w:val="428A2006"/>
    <w:rsid w:val="428B86AF"/>
    <w:rsid w:val="428C4730"/>
    <w:rsid w:val="4293ABE0"/>
    <w:rsid w:val="4297F579"/>
    <w:rsid w:val="42A2E026"/>
    <w:rsid w:val="42B109E6"/>
    <w:rsid w:val="42B587F4"/>
    <w:rsid w:val="42C3E0B1"/>
    <w:rsid w:val="42D634DC"/>
    <w:rsid w:val="42DCDB77"/>
    <w:rsid w:val="42DE1E47"/>
    <w:rsid w:val="42E4DD46"/>
    <w:rsid w:val="42F105FE"/>
    <w:rsid w:val="42F11C6B"/>
    <w:rsid w:val="43036C64"/>
    <w:rsid w:val="430A9E29"/>
    <w:rsid w:val="430D4B99"/>
    <w:rsid w:val="4313912E"/>
    <w:rsid w:val="4315CE99"/>
    <w:rsid w:val="431A03EF"/>
    <w:rsid w:val="431E83B7"/>
    <w:rsid w:val="431FF2A7"/>
    <w:rsid w:val="432211C5"/>
    <w:rsid w:val="4325B370"/>
    <w:rsid w:val="4326099A"/>
    <w:rsid w:val="4336AEA3"/>
    <w:rsid w:val="4343A73B"/>
    <w:rsid w:val="4348D67C"/>
    <w:rsid w:val="434E0028"/>
    <w:rsid w:val="4350FD55"/>
    <w:rsid w:val="43555DF6"/>
    <w:rsid w:val="4355EC80"/>
    <w:rsid w:val="4356E0DC"/>
    <w:rsid w:val="4357EB60"/>
    <w:rsid w:val="435A4FF0"/>
    <w:rsid w:val="435C5A84"/>
    <w:rsid w:val="43761560"/>
    <w:rsid w:val="4389D8E8"/>
    <w:rsid w:val="438D83C0"/>
    <w:rsid w:val="43915FCE"/>
    <w:rsid w:val="439966B9"/>
    <w:rsid w:val="43B17F52"/>
    <w:rsid w:val="43B7AB16"/>
    <w:rsid w:val="43BF888C"/>
    <w:rsid w:val="43CE3A8F"/>
    <w:rsid w:val="43D0A6BF"/>
    <w:rsid w:val="43D48EDC"/>
    <w:rsid w:val="43D8D4EC"/>
    <w:rsid w:val="43DE68C6"/>
    <w:rsid w:val="43E1D7FD"/>
    <w:rsid w:val="43E7EB71"/>
    <w:rsid w:val="43F1E2C2"/>
    <w:rsid w:val="43FAC09A"/>
    <w:rsid w:val="43FDB01A"/>
    <w:rsid w:val="440018AD"/>
    <w:rsid w:val="44003871"/>
    <w:rsid w:val="440700A1"/>
    <w:rsid w:val="44096754"/>
    <w:rsid w:val="44104AA7"/>
    <w:rsid w:val="44119186"/>
    <w:rsid w:val="4412063F"/>
    <w:rsid w:val="441823FC"/>
    <w:rsid w:val="441B70C4"/>
    <w:rsid w:val="4422B217"/>
    <w:rsid w:val="4424BCB6"/>
    <w:rsid w:val="4436363A"/>
    <w:rsid w:val="44374E92"/>
    <w:rsid w:val="44393CA5"/>
    <w:rsid w:val="4447ACD7"/>
    <w:rsid w:val="44495443"/>
    <w:rsid w:val="44507437"/>
    <w:rsid w:val="44518D11"/>
    <w:rsid w:val="445335A5"/>
    <w:rsid w:val="4453F3F3"/>
    <w:rsid w:val="44587654"/>
    <w:rsid w:val="445F6CD6"/>
    <w:rsid w:val="4465ADE6"/>
    <w:rsid w:val="4476626C"/>
    <w:rsid w:val="44774A65"/>
    <w:rsid w:val="4479A9EA"/>
    <w:rsid w:val="447C59B0"/>
    <w:rsid w:val="447F8875"/>
    <w:rsid w:val="44866DA2"/>
    <w:rsid w:val="448D68FC"/>
    <w:rsid w:val="449CE989"/>
    <w:rsid w:val="44A509AB"/>
    <w:rsid w:val="44A63294"/>
    <w:rsid w:val="44AB543D"/>
    <w:rsid w:val="44AE8788"/>
    <w:rsid w:val="44B22EE0"/>
    <w:rsid w:val="44B43F82"/>
    <w:rsid w:val="44B59CC9"/>
    <w:rsid w:val="44BA9610"/>
    <w:rsid w:val="44C4216C"/>
    <w:rsid w:val="44C488FD"/>
    <w:rsid w:val="44D44D45"/>
    <w:rsid w:val="44E7C61E"/>
    <w:rsid w:val="44FA7900"/>
    <w:rsid w:val="44FD64A2"/>
    <w:rsid w:val="44FDEE9D"/>
    <w:rsid w:val="45025ED8"/>
    <w:rsid w:val="4502F0D6"/>
    <w:rsid w:val="45119554"/>
    <w:rsid w:val="4516CB2F"/>
    <w:rsid w:val="451E57D2"/>
    <w:rsid w:val="452A34DF"/>
    <w:rsid w:val="452CA836"/>
    <w:rsid w:val="452F42DF"/>
    <w:rsid w:val="4536E7E5"/>
    <w:rsid w:val="453A9361"/>
    <w:rsid w:val="454909D8"/>
    <w:rsid w:val="4558764A"/>
    <w:rsid w:val="455DB2E0"/>
    <w:rsid w:val="45652254"/>
    <w:rsid w:val="457645D6"/>
    <w:rsid w:val="4583FBB3"/>
    <w:rsid w:val="458A1336"/>
    <w:rsid w:val="45AFC9F4"/>
    <w:rsid w:val="45B67A67"/>
    <w:rsid w:val="45B96E4F"/>
    <w:rsid w:val="45BCCB6E"/>
    <w:rsid w:val="45C24F9C"/>
    <w:rsid w:val="45C9F423"/>
    <w:rsid w:val="45CD052B"/>
    <w:rsid w:val="45CD4034"/>
    <w:rsid w:val="45CF0424"/>
    <w:rsid w:val="45DE6483"/>
    <w:rsid w:val="45E779CD"/>
    <w:rsid w:val="45F5717C"/>
    <w:rsid w:val="45FC6A1A"/>
    <w:rsid w:val="46063C63"/>
    <w:rsid w:val="46195C95"/>
    <w:rsid w:val="462DE656"/>
    <w:rsid w:val="46311878"/>
    <w:rsid w:val="464381CE"/>
    <w:rsid w:val="46449FB2"/>
    <w:rsid w:val="46477469"/>
    <w:rsid w:val="464E4800"/>
    <w:rsid w:val="46562176"/>
    <w:rsid w:val="4656D277"/>
    <w:rsid w:val="466A5F6A"/>
    <w:rsid w:val="466EF99A"/>
    <w:rsid w:val="4670F470"/>
    <w:rsid w:val="4675372F"/>
    <w:rsid w:val="4683183F"/>
    <w:rsid w:val="4683286D"/>
    <w:rsid w:val="46842416"/>
    <w:rsid w:val="46935FF8"/>
    <w:rsid w:val="46A311E2"/>
    <w:rsid w:val="46B44C78"/>
    <w:rsid w:val="46BC279A"/>
    <w:rsid w:val="46C321CC"/>
    <w:rsid w:val="46C674D3"/>
    <w:rsid w:val="46D58FC7"/>
    <w:rsid w:val="46DBD664"/>
    <w:rsid w:val="46DEF5BF"/>
    <w:rsid w:val="46E0EB92"/>
    <w:rsid w:val="46F7B974"/>
    <w:rsid w:val="46F8C4F7"/>
    <w:rsid w:val="47109CBC"/>
    <w:rsid w:val="4712E1CE"/>
    <w:rsid w:val="4716001D"/>
    <w:rsid w:val="471CBD67"/>
    <w:rsid w:val="474D90EE"/>
    <w:rsid w:val="474E265B"/>
    <w:rsid w:val="47535703"/>
    <w:rsid w:val="4755442F"/>
    <w:rsid w:val="475C394C"/>
    <w:rsid w:val="475FB566"/>
    <w:rsid w:val="476604CA"/>
    <w:rsid w:val="47690F74"/>
    <w:rsid w:val="476E47C1"/>
    <w:rsid w:val="476FBCBF"/>
    <w:rsid w:val="4773646B"/>
    <w:rsid w:val="477D8239"/>
    <w:rsid w:val="47859221"/>
    <w:rsid w:val="4788872A"/>
    <w:rsid w:val="47950E5B"/>
    <w:rsid w:val="479A6CC7"/>
    <w:rsid w:val="479CDA32"/>
    <w:rsid w:val="479F34A3"/>
    <w:rsid w:val="47AA3BAA"/>
    <w:rsid w:val="47AAC58E"/>
    <w:rsid w:val="47AE2E5F"/>
    <w:rsid w:val="47B2A677"/>
    <w:rsid w:val="47BA9C35"/>
    <w:rsid w:val="47C41C7B"/>
    <w:rsid w:val="47CC7413"/>
    <w:rsid w:val="47CF9636"/>
    <w:rsid w:val="47D57A68"/>
    <w:rsid w:val="47DEB45D"/>
    <w:rsid w:val="47DFEC37"/>
    <w:rsid w:val="47E7C906"/>
    <w:rsid w:val="47EE24A0"/>
    <w:rsid w:val="47F9CE63"/>
    <w:rsid w:val="47FCC2FC"/>
    <w:rsid w:val="47FD3BC7"/>
    <w:rsid w:val="48017F73"/>
    <w:rsid w:val="480904AB"/>
    <w:rsid w:val="480C69FA"/>
    <w:rsid w:val="481109D4"/>
    <w:rsid w:val="4812F7FC"/>
    <w:rsid w:val="4821E97C"/>
    <w:rsid w:val="4831FEC1"/>
    <w:rsid w:val="4843952E"/>
    <w:rsid w:val="4843EEB6"/>
    <w:rsid w:val="484D24B8"/>
    <w:rsid w:val="485A954B"/>
    <w:rsid w:val="485BDD5E"/>
    <w:rsid w:val="485D0DDD"/>
    <w:rsid w:val="485E5BEA"/>
    <w:rsid w:val="486174E0"/>
    <w:rsid w:val="486257D2"/>
    <w:rsid w:val="4863CA9F"/>
    <w:rsid w:val="4868BFD7"/>
    <w:rsid w:val="486B0391"/>
    <w:rsid w:val="4877EBDE"/>
    <w:rsid w:val="48883422"/>
    <w:rsid w:val="488F9DB8"/>
    <w:rsid w:val="489458E2"/>
    <w:rsid w:val="48970034"/>
    <w:rsid w:val="48987D08"/>
    <w:rsid w:val="48A8C648"/>
    <w:rsid w:val="48AA9949"/>
    <w:rsid w:val="48AE9C77"/>
    <w:rsid w:val="48B3FE03"/>
    <w:rsid w:val="48BA1447"/>
    <w:rsid w:val="48C91778"/>
    <w:rsid w:val="48CB59E8"/>
    <w:rsid w:val="48CFF877"/>
    <w:rsid w:val="48D768B2"/>
    <w:rsid w:val="48E382BE"/>
    <w:rsid w:val="48E39B38"/>
    <w:rsid w:val="48E9ECA2"/>
    <w:rsid w:val="48F9416C"/>
    <w:rsid w:val="48FCBB79"/>
    <w:rsid w:val="4902C5F0"/>
    <w:rsid w:val="4906EA4D"/>
    <w:rsid w:val="4909FC1D"/>
    <w:rsid w:val="490AB519"/>
    <w:rsid w:val="490EC777"/>
    <w:rsid w:val="4912B41D"/>
    <w:rsid w:val="49143DD5"/>
    <w:rsid w:val="49147123"/>
    <w:rsid w:val="49158BE7"/>
    <w:rsid w:val="49195C73"/>
    <w:rsid w:val="491BA49E"/>
    <w:rsid w:val="491BA598"/>
    <w:rsid w:val="491DF882"/>
    <w:rsid w:val="492894F8"/>
    <w:rsid w:val="4930CA3F"/>
    <w:rsid w:val="493239F7"/>
    <w:rsid w:val="493AC8F0"/>
    <w:rsid w:val="493E2DD4"/>
    <w:rsid w:val="495D152F"/>
    <w:rsid w:val="495D5BBF"/>
    <w:rsid w:val="495DC9F4"/>
    <w:rsid w:val="49612B73"/>
    <w:rsid w:val="4968EF01"/>
    <w:rsid w:val="496DBD0F"/>
    <w:rsid w:val="496E68DF"/>
    <w:rsid w:val="49709978"/>
    <w:rsid w:val="49784B0D"/>
    <w:rsid w:val="4998FEF9"/>
    <w:rsid w:val="499EDB5E"/>
    <w:rsid w:val="49AEDF53"/>
    <w:rsid w:val="49BC48D7"/>
    <w:rsid w:val="49BE0DEC"/>
    <w:rsid w:val="49C56564"/>
    <w:rsid w:val="49D0AFCC"/>
    <w:rsid w:val="49F1EA4B"/>
    <w:rsid w:val="49F44634"/>
    <w:rsid w:val="49F5A9E2"/>
    <w:rsid w:val="49FD5A47"/>
    <w:rsid w:val="49FD81AD"/>
    <w:rsid w:val="4A046727"/>
    <w:rsid w:val="4A0911B6"/>
    <w:rsid w:val="4A0917EC"/>
    <w:rsid w:val="4A0E6409"/>
    <w:rsid w:val="4A11B8D0"/>
    <w:rsid w:val="4A12549B"/>
    <w:rsid w:val="4A1A5506"/>
    <w:rsid w:val="4A1B183D"/>
    <w:rsid w:val="4A258ADD"/>
    <w:rsid w:val="4A2DFF72"/>
    <w:rsid w:val="4A3939E5"/>
    <w:rsid w:val="4A403549"/>
    <w:rsid w:val="4A441205"/>
    <w:rsid w:val="4A513186"/>
    <w:rsid w:val="4A6000FD"/>
    <w:rsid w:val="4A6433BB"/>
    <w:rsid w:val="4A64EF0D"/>
    <w:rsid w:val="4A67B105"/>
    <w:rsid w:val="4A6F7315"/>
    <w:rsid w:val="4A6FBAB7"/>
    <w:rsid w:val="4A83EE73"/>
    <w:rsid w:val="4A88CE1A"/>
    <w:rsid w:val="4A966E15"/>
    <w:rsid w:val="4A98C7A5"/>
    <w:rsid w:val="4AA3E0BF"/>
    <w:rsid w:val="4AA7F668"/>
    <w:rsid w:val="4AAB1205"/>
    <w:rsid w:val="4AB0AE9A"/>
    <w:rsid w:val="4AB8A1DF"/>
    <w:rsid w:val="4AB9C825"/>
    <w:rsid w:val="4AD7DA2D"/>
    <w:rsid w:val="4ADE4C9B"/>
    <w:rsid w:val="4AE73891"/>
    <w:rsid w:val="4AEB08AA"/>
    <w:rsid w:val="4AEC676A"/>
    <w:rsid w:val="4AEE835A"/>
    <w:rsid w:val="4AFD5EEA"/>
    <w:rsid w:val="4B098F0E"/>
    <w:rsid w:val="4B0D6D49"/>
    <w:rsid w:val="4B114B08"/>
    <w:rsid w:val="4B1AAC92"/>
    <w:rsid w:val="4B1AE38D"/>
    <w:rsid w:val="4B25459A"/>
    <w:rsid w:val="4B287627"/>
    <w:rsid w:val="4B29009A"/>
    <w:rsid w:val="4B2C5E2E"/>
    <w:rsid w:val="4B2CF05C"/>
    <w:rsid w:val="4B3AA6F9"/>
    <w:rsid w:val="4B5A9BBF"/>
    <w:rsid w:val="4B63B2B6"/>
    <w:rsid w:val="4B6899EC"/>
    <w:rsid w:val="4B6DB42B"/>
    <w:rsid w:val="4B6EB1DE"/>
    <w:rsid w:val="4B765790"/>
    <w:rsid w:val="4B78427F"/>
    <w:rsid w:val="4B81533B"/>
    <w:rsid w:val="4B87EE9D"/>
    <w:rsid w:val="4B88FA31"/>
    <w:rsid w:val="4B9273D1"/>
    <w:rsid w:val="4B9854B6"/>
    <w:rsid w:val="4BA8C1F3"/>
    <w:rsid w:val="4BB2CC28"/>
    <w:rsid w:val="4BBFC999"/>
    <w:rsid w:val="4BCE47AE"/>
    <w:rsid w:val="4BEF0FC9"/>
    <w:rsid w:val="4BF3CA3F"/>
    <w:rsid w:val="4C11965E"/>
    <w:rsid w:val="4C145514"/>
    <w:rsid w:val="4C1619FE"/>
    <w:rsid w:val="4C16F51A"/>
    <w:rsid w:val="4C24202E"/>
    <w:rsid w:val="4C2C8D2B"/>
    <w:rsid w:val="4C301315"/>
    <w:rsid w:val="4C443CC0"/>
    <w:rsid w:val="4C4B404F"/>
    <w:rsid w:val="4C53FD71"/>
    <w:rsid w:val="4C543190"/>
    <w:rsid w:val="4C55CD5A"/>
    <w:rsid w:val="4C65260F"/>
    <w:rsid w:val="4C74F298"/>
    <w:rsid w:val="4C7DCF84"/>
    <w:rsid w:val="4C88BBFC"/>
    <w:rsid w:val="4C89A52B"/>
    <w:rsid w:val="4C8A813D"/>
    <w:rsid w:val="4C9125CC"/>
    <w:rsid w:val="4C929F39"/>
    <w:rsid w:val="4CA04CCB"/>
    <w:rsid w:val="4CADD005"/>
    <w:rsid w:val="4CB04A5E"/>
    <w:rsid w:val="4CB88BC8"/>
    <w:rsid w:val="4CB9F5BC"/>
    <w:rsid w:val="4CBDA607"/>
    <w:rsid w:val="4CC1B105"/>
    <w:rsid w:val="4CC59398"/>
    <w:rsid w:val="4CC82979"/>
    <w:rsid w:val="4CC8AC90"/>
    <w:rsid w:val="4CD38BDB"/>
    <w:rsid w:val="4CD9FB70"/>
    <w:rsid w:val="4CDFF3F7"/>
    <w:rsid w:val="4CE3CD92"/>
    <w:rsid w:val="4CEB00B5"/>
    <w:rsid w:val="4CF018B8"/>
    <w:rsid w:val="4D04E38C"/>
    <w:rsid w:val="4D05986D"/>
    <w:rsid w:val="4D07E197"/>
    <w:rsid w:val="4D162C95"/>
    <w:rsid w:val="4D1A6FAF"/>
    <w:rsid w:val="4D1B2979"/>
    <w:rsid w:val="4D37D152"/>
    <w:rsid w:val="4D3CD3B2"/>
    <w:rsid w:val="4D3F9858"/>
    <w:rsid w:val="4D4816B4"/>
    <w:rsid w:val="4D507303"/>
    <w:rsid w:val="4D51048D"/>
    <w:rsid w:val="4D57F735"/>
    <w:rsid w:val="4D6DB40C"/>
    <w:rsid w:val="4D701682"/>
    <w:rsid w:val="4D789D6C"/>
    <w:rsid w:val="4D7AD1FF"/>
    <w:rsid w:val="4D7AD265"/>
    <w:rsid w:val="4D7DB40B"/>
    <w:rsid w:val="4D82F084"/>
    <w:rsid w:val="4D988578"/>
    <w:rsid w:val="4D9D81C2"/>
    <w:rsid w:val="4DA89CB3"/>
    <w:rsid w:val="4DB789A9"/>
    <w:rsid w:val="4DB84A1A"/>
    <w:rsid w:val="4DBD8106"/>
    <w:rsid w:val="4DBF8EA3"/>
    <w:rsid w:val="4DCA6383"/>
    <w:rsid w:val="4DCC387E"/>
    <w:rsid w:val="4DE42FBA"/>
    <w:rsid w:val="4DE444EE"/>
    <w:rsid w:val="4DE5604B"/>
    <w:rsid w:val="4DE81E7C"/>
    <w:rsid w:val="4DE92BEC"/>
    <w:rsid w:val="4DEE373B"/>
    <w:rsid w:val="4DEF8DDF"/>
    <w:rsid w:val="4DF81482"/>
    <w:rsid w:val="4DFE9E5B"/>
    <w:rsid w:val="4E0B81DC"/>
    <w:rsid w:val="4E0F8A87"/>
    <w:rsid w:val="4E107B4A"/>
    <w:rsid w:val="4E109B6A"/>
    <w:rsid w:val="4E120EDA"/>
    <w:rsid w:val="4E134FDC"/>
    <w:rsid w:val="4E13C96B"/>
    <w:rsid w:val="4E1415E9"/>
    <w:rsid w:val="4E1C492E"/>
    <w:rsid w:val="4E3415A5"/>
    <w:rsid w:val="4E40A1DD"/>
    <w:rsid w:val="4E439F82"/>
    <w:rsid w:val="4E45E0C9"/>
    <w:rsid w:val="4E4E8E63"/>
    <w:rsid w:val="4E70AEEB"/>
    <w:rsid w:val="4E7199CE"/>
    <w:rsid w:val="4E818EC6"/>
    <w:rsid w:val="4E8D368C"/>
    <w:rsid w:val="4E906C9A"/>
    <w:rsid w:val="4E93D80A"/>
    <w:rsid w:val="4E96B672"/>
    <w:rsid w:val="4E987C1B"/>
    <w:rsid w:val="4E9DA9A6"/>
    <w:rsid w:val="4EA4F0D8"/>
    <w:rsid w:val="4EB113A8"/>
    <w:rsid w:val="4EB4B9D5"/>
    <w:rsid w:val="4EB5DF9B"/>
    <w:rsid w:val="4EB74ADF"/>
    <w:rsid w:val="4EC5C4B8"/>
    <w:rsid w:val="4ED7AF85"/>
    <w:rsid w:val="4ED8C191"/>
    <w:rsid w:val="4EDC5B4B"/>
    <w:rsid w:val="4EDE2E88"/>
    <w:rsid w:val="4EE0B8B6"/>
    <w:rsid w:val="4EE321F3"/>
    <w:rsid w:val="4EE366C7"/>
    <w:rsid w:val="4EE63A8A"/>
    <w:rsid w:val="4EF1105A"/>
    <w:rsid w:val="4EF2D8F3"/>
    <w:rsid w:val="4EF638A9"/>
    <w:rsid w:val="4EFDFD52"/>
    <w:rsid w:val="4F08EE9B"/>
    <w:rsid w:val="4F1FF4F5"/>
    <w:rsid w:val="4F21DE6B"/>
    <w:rsid w:val="4F241D8D"/>
    <w:rsid w:val="4F281E08"/>
    <w:rsid w:val="4F31F0E4"/>
    <w:rsid w:val="4F358D74"/>
    <w:rsid w:val="4F379A9F"/>
    <w:rsid w:val="4F3CB5F2"/>
    <w:rsid w:val="4F3F088A"/>
    <w:rsid w:val="4F406F5A"/>
    <w:rsid w:val="4F46EC3B"/>
    <w:rsid w:val="4F4920BB"/>
    <w:rsid w:val="4F4C4B42"/>
    <w:rsid w:val="4F4CE530"/>
    <w:rsid w:val="4F4F1D7D"/>
    <w:rsid w:val="4F55A244"/>
    <w:rsid w:val="4F6E4C97"/>
    <w:rsid w:val="4F7884DC"/>
    <w:rsid w:val="4F86C1F7"/>
    <w:rsid w:val="4F8D08F7"/>
    <w:rsid w:val="4F8EBEA2"/>
    <w:rsid w:val="4F9B6D7E"/>
    <w:rsid w:val="4F9B765D"/>
    <w:rsid w:val="4FB3C3B8"/>
    <w:rsid w:val="4FB4C8AA"/>
    <w:rsid w:val="4FB613C7"/>
    <w:rsid w:val="4FC20529"/>
    <w:rsid w:val="4FCAEE5F"/>
    <w:rsid w:val="4FDC6E52"/>
    <w:rsid w:val="4FDDEB88"/>
    <w:rsid w:val="4FDEE4C4"/>
    <w:rsid w:val="4FE342CB"/>
    <w:rsid w:val="4FF0B317"/>
    <w:rsid w:val="4FFEA042"/>
    <w:rsid w:val="50043BD0"/>
    <w:rsid w:val="50074C7C"/>
    <w:rsid w:val="500780B9"/>
    <w:rsid w:val="5018526B"/>
    <w:rsid w:val="501C3BE9"/>
    <w:rsid w:val="501C8CE6"/>
    <w:rsid w:val="5038337D"/>
    <w:rsid w:val="503E4240"/>
    <w:rsid w:val="50426791"/>
    <w:rsid w:val="505101B7"/>
    <w:rsid w:val="5051FB5F"/>
    <w:rsid w:val="505F0647"/>
    <w:rsid w:val="505F9E57"/>
    <w:rsid w:val="5060ECAE"/>
    <w:rsid w:val="50721B27"/>
    <w:rsid w:val="507CBC25"/>
    <w:rsid w:val="5082AA85"/>
    <w:rsid w:val="5085989A"/>
    <w:rsid w:val="50A2691C"/>
    <w:rsid w:val="50A5F2AA"/>
    <w:rsid w:val="50AE0D76"/>
    <w:rsid w:val="50B0CC0F"/>
    <w:rsid w:val="50B46D65"/>
    <w:rsid w:val="50D2CFD1"/>
    <w:rsid w:val="50D385B6"/>
    <w:rsid w:val="50DA10AF"/>
    <w:rsid w:val="50EADE7D"/>
    <w:rsid w:val="50EE0ADC"/>
    <w:rsid w:val="50F47559"/>
    <w:rsid w:val="50F89616"/>
    <w:rsid w:val="50FD6BCB"/>
    <w:rsid w:val="5101C890"/>
    <w:rsid w:val="511384D1"/>
    <w:rsid w:val="511C96A3"/>
    <w:rsid w:val="512531DF"/>
    <w:rsid w:val="512B3CA6"/>
    <w:rsid w:val="512B8894"/>
    <w:rsid w:val="512C6FD7"/>
    <w:rsid w:val="512D56D2"/>
    <w:rsid w:val="5135A842"/>
    <w:rsid w:val="513727B1"/>
    <w:rsid w:val="51432DAB"/>
    <w:rsid w:val="5144AA9B"/>
    <w:rsid w:val="51455A12"/>
    <w:rsid w:val="5148E550"/>
    <w:rsid w:val="51518956"/>
    <w:rsid w:val="5155C7ED"/>
    <w:rsid w:val="51569912"/>
    <w:rsid w:val="515CF7E3"/>
    <w:rsid w:val="515EE599"/>
    <w:rsid w:val="515F583C"/>
    <w:rsid w:val="5160BCB6"/>
    <w:rsid w:val="516526A7"/>
    <w:rsid w:val="516887A0"/>
    <w:rsid w:val="516BE442"/>
    <w:rsid w:val="516EE9EE"/>
    <w:rsid w:val="516EEFD2"/>
    <w:rsid w:val="51745BA1"/>
    <w:rsid w:val="51769D4B"/>
    <w:rsid w:val="51852F87"/>
    <w:rsid w:val="51A80A34"/>
    <w:rsid w:val="51AB15CE"/>
    <w:rsid w:val="51AB1D32"/>
    <w:rsid w:val="51AB405E"/>
    <w:rsid w:val="51B1E6C4"/>
    <w:rsid w:val="51B52327"/>
    <w:rsid w:val="51B5A062"/>
    <w:rsid w:val="51BC3FA4"/>
    <w:rsid w:val="51BC9992"/>
    <w:rsid w:val="51C65395"/>
    <w:rsid w:val="51C9A907"/>
    <w:rsid w:val="51CF3A4E"/>
    <w:rsid w:val="51DA10F7"/>
    <w:rsid w:val="51EC15A4"/>
    <w:rsid w:val="5210C4A8"/>
    <w:rsid w:val="5210EE8E"/>
    <w:rsid w:val="5215E2CC"/>
    <w:rsid w:val="521BC857"/>
    <w:rsid w:val="522A4D6A"/>
    <w:rsid w:val="522ACD72"/>
    <w:rsid w:val="522C8E37"/>
    <w:rsid w:val="522FFED7"/>
    <w:rsid w:val="52380B93"/>
    <w:rsid w:val="523A20CD"/>
    <w:rsid w:val="52438610"/>
    <w:rsid w:val="52480699"/>
    <w:rsid w:val="52546BF4"/>
    <w:rsid w:val="525C06AA"/>
    <w:rsid w:val="525FB1DE"/>
    <w:rsid w:val="52608CF1"/>
    <w:rsid w:val="5268EE52"/>
    <w:rsid w:val="52784B3F"/>
    <w:rsid w:val="5279C71A"/>
    <w:rsid w:val="527F7D70"/>
    <w:rsid w:val="52815518"/>
    <w:rsid w:val="52857AE7"/>
    <w:rsid w:val="52867A8A"/>
    <w:rsid w:val="52886573"/>
    <w:rsid w:val="528A52A1"/>
    <w:rsid w:val="528B8540"/>
    <w:rsid w:val="528CE17C"/>
    <w:rsid w:val="529BCC5A"/>
    <w:rsid w:val="529F0455"/>
    <w:rsid w:val="52A18773"/>
    <w:rsid w:val="52A72C3A"/>
    <w:rsid w:val="52A93DF2"/>
    <w:rsid w:val="52ABC0B0"/>
    <w:rsid w:val="52B83F27"/>
    <w:rsid w:val="52BF1499"/>
    <w:rsid w:val="52C1B090"/>
    <w:rsid w:val="52C4DF88"/>
    <w:rsid w:val="52C4EAC4"/>
    <w:rsid w:val="52C8F1C8"/>
    <w:rsid w:val="52D1AFAE"/>
    <w:rsid w:val="52D96630"/>
    <w:rsid w:val="52EE26B4"/>
    <w:rsid w:val="52FAC80C"/>
    <w:rsid w:val="52FAEDEF"/>
    <w:rsid w:val="52FFB876"/>
    <w:rsid w:val="5303EAD8"/>
    <w:rsid w:val="53090B88"/>
    <w:rsid w:val="5311E3DE"/>
    <w:rsid w:val="5316F61B"/>
    <w:rsid w:val="5318D950"/>
    <w:rsid w:val="532182CD"/>
    <w:rsid w:val="5334CD8A"/>
    <w:rsid w:val="5345EF8C"/>
    <w:rsid w:val="5354E635"/>
    <w:rsid w:val="5358C39D"/>
    <w:rsid w:val="5360B064"/>
    <w:rsid w:val="5363AEB7"/>
    <w:rsid w:val="5369EE1C"/>
    <w:rsid w:val="536D36FB"/>
    <w:rsid w:val="536EC858"/>
    <w:rsid w:val="537168C1"/>
    <w:rsid w:val="53786805"/>
    <w:rsid w:val="5382C5A0"/>
    <w:rsid w:val="53912407"/>
    <w:rsid w:val="539DB157"/>
    <w:rsid w:val="53A31814"/>
    <w:rsid w:val="53A3CB6E"/>
    <w:rsid w:val="53AFFDA9"/>
    <w:rsid w:val="53B49ACF"/>
    <w:rsid w:val="53BEB474"/>
    <w:rsid w:val="53BF86E5"/>
    <w:rsid w:val="53C03C4E"/>
    <w:rsid w:val="53C0FC1D"/>
    <w:rsid w:val="53C61DA7"/>
    <w:rsid w:val="53C72047"/>
    <w:rsid w:val="53D4A70F"/>
    <w:rsid w:val="53DC9EEC"/>
    <w:rsid w:val="53E2B470"/>
    <w:rsid w:val="53E71D33"/>
    <w:rsid w:val="53E72C06"/>
    <w:rsid w:val="53E75906"/>
    <w:rsid w:val="53EC07B2"/>
    <w:rsid w:val="53F694D5"/>
    <w:rsid w:val="5400276C"/>
    <w:rsid w:val="540A5710"/>
    <w:rsid w:val="540FE1C6"/>
    <w:rsid w:val="5418676B"/>
    <w:rsid w:val="5419F400"/>
    <w:rsid w:val="543267B3"/>
    <w:rsid w:val="5434413B"/>
    <w:rsid w:val="5438DD3D"/>
    <w:rsid w:val="54426819"/>
    <w:rsid w:val="544D6CF5"/>
    <w:rsid w:val="544DC347"/>
    <w:rsid w:val="54527477"/>
    <w:rsid w:val="545557C8"/>
    <w:rsid w:val="5463BFBF"/>
    <w:rsid w:val="54667491"/>
    <w:rsid w:val="546AF027"/>
    <w:rsid w:val="546C8A76"/>
    <w:rsid w:val="54951699"/>
    <w:rsid w:val="54A035D6"/>
    <w:rsid w:val="54A1B2CA"/>
    <w:rsid w:val="54A2F6AC"/>
    <w:rsid w:val="54ADC281"/>
    <w:rsid w:val="54B14DD1"/>
    <w:rsid w:val="54B37885"/>
    <w:rsid w:val="54B787D4"/>
    <w:rsid w:val="54BC1F35"/>
    <w:rsid w:val="54BD1C09"/>
    <w:rsid w:val="54C89D20"/>
    <w:rsid w:val="54D6C34E"/>
    <w:rsid w:val="54E8BECE"/>
    <w:rsid w:val="54EF4E3B"/>
    <w:rsid w:val="54F34BFA"/>
    <w:rsid w:val="550DAF79"/>
    <w:rsid w:val="551FA2DB"/>
    <w:rsid w:val="5520C75A"/>
    <w:rsid w:val="5523EB12"/>
    <w:rsid w:val="55257E70"/>
    <w:rsid w:val="55264914"/>
    <w:rsid w:val="552AD9F0"/>
    <w:rsid w:val="552DB445"/>
    <w:rsid w:val="552FFA23"/>
    <w:rsid w:val="55403C19"/>
    <w:rsid w:val="55428158"/>
    <w:rsid w:val="5547D26B"/>
    <w:rsid w:val="5549B98D"/>
    <w:rsid w:val="554DAC2A"/>
    <w:rsid w:val="555071B0"/>
    <w:rsid w:val="555304B3"/>
    <w:rsid w:val="555E7D6C"/>
    <w:rsid w:val="55605342"/>
    <w:rsid w:val="5571A039"/>
    <w:rsid w:val="5575CDA4"/>
    <w:rsid w:val="557CA0CC"/>
    <w:rsid w:val="558A51D7"/>
    <w:rsid w:val="5591F933"/>
    <w:rsid w:val="55968F3C"/>
    <w:rsid w:val="55ACC2C9"/>
    <w:rsid w:val="55B7EC51"/>
    <w:rsid w:val="55BF1589"/>
    <w:rsid w:val="55C118D1"/>
    <w:rsid w:val="55C9BB3D"/>
    <w:rsid w:val="55DD9453"/>
    <w:rsid w:val="55DDA293"/>
    <w:rsid w:val="55DF5FB6"/>
    <w:rsid w:val="55E2938E"/>
    <w:rsid w:val="55E3E22E"/>
    <w:rsid w:val="55EC2EDB"/>
    <w:rsid w:val="55FEA063"/>
    <w:rsid w:val="56176F52"/>
    <w:rsid w:val="561D47BD"/>
    <w:rsid w:val="56299CD3"/>
    <w:rsid w:val="562C8CB8"/>
    <w:rsid w:val="562F091D"/>
    <w:rsid w:val="562FC6D0"/>
    <w:rsid w:val="563B042E"/>
    <w:rsid w:val="5646C6BE"/>
    <w:rsid w:val="564F3947"/>
    <w:rsid w:val="565FF4EC"/>
    <w:rsid w:val="5664399A"/>
    <w:rsid w:val="566A2453"/>
    <w:rsid w:val="566DC8D3"/>
    <w:rsid w:val="5673C036"/>
    <w:rsid w:val="5680EB39"/>
    <w:rsid w:val="5689F86D"/>
    <w:rsid w:val="568B43D7"/>
    <w:rsid w:val="5695B377"/>
    <w:rsid w:val="569D5758"/>
    <w:rsid w:val="569D77A5"/>
    <w:rsid w:val="569E404A"/>
    <w:rsid w:val="56A4C59C"/>
    <w:rsid w:val="56A99CB2"/>
    <w:rsid w:val="56B02CA3"/>
    <w:rsid w:val="56B9D801"/>
    <w:rsid w:val="56BB055B"/>
    <w:rsid w:val="56C5EF86"/>
    <w:rsid w:val="56C9FC9D"/>
    <w:rsid w:val="56D5ED20"/>
    <w:rsid w:val="56D636F5"/>
    <w:rsid w:val="56E77623"/>
    <w:rsid w:val="56EAFB50"/>
    <w:rsid w:val="57054CAC"/>
    <w:rsid w:val="5705B348"/>
    <w:rsid w:val="57094B4A"/>
    <w:rsid w:val="570D423E"/>
    <w:rsid w:val="571EF9F9"/>
    <w:rsid w:val="572036AE"/>
    <w:rsid w:val="572FA4D0"/>
    <w:rsid w:val="57366AEC"/>
    <w:rsid w:val="57392125"/>
    <w:rsid w:val="573E0FDA"/>
    <w:rsid w:val="57492DF3"/>
    <w:rsid w:val="5751C5CE"/>
    <w:rsid w:val="575631AC"/>
    <w:rsid w:val="5758345B"/>
    <w:rsid w:val="57590799"/>
    <w:rsid w:val="575FDCD6"/>
    <w:rsid w:val="576254EB"/>
    <w:rsid w:val="5763DBA7"/>
    <w:rsid w:val="57666805"/>
    <w:rsid w:val="576F1F51"/>
    <w:rsid w:val="576F50DF"/>
    <w:rsid w:val="576FB7B6"/>
    <w:rsid w:val="57741B63"/>
    <w:rsid w:val="57774AE0"/>
    <w:rsid w:val="577914E0"/>
    <w:rsid w:val="577A1B88"/>
    <w:rsid w:val="578147C5"/>
    <w:rsid w:val="57879786"/>
    <w:rsid w:val="578E0281"/>
    <w:rsid w:val="5792FB9F"/>
    <w:rsid w:val="57975A41"/>
    <w:rsid w:val="5799C762"/>
    <w:rsid w:val="57A7C170"/>
    <w:rsid w:val="57CCE5E8"/>
    <w:rsid w:val="57CFCA74"/>
    <w:rsid w:val="57D351D3"/>
    <w:rsid w:val="57E1816E"/>
    <w:rsid w:val="57E355E9"/>
    <w:rsid w:val="57F6BB3B"/>
    <w:rsid w:val="57FE6EAB"/>
    <w:rsid w:val="57FFF721"/>
    <w:rsid w:val="580178CA"/>
    <w:rsid w:val="58066544"/>
    <w:rsid w:val="580B6D87"/>
    <w:rsid w:val="580C4A44"/>
    <w:rsid w:val="5819D53D"/>
    <w:rsid w:val="581D5A28"/>
    <w:rsid w:val="5822F292"/>
    <w:rsid w:val="58292B17"/>
    <w:rsid w:val="582CDA19"/>
    <w:rsid w:val="583305E9"/>
    <w:rsid w:val="58370201"/>
    <w:rsid w:val="583A61AF"/>
    <w:rsid w:val="5845C5F8"/>
    <w:rsid w:val="58480777"/>
    <w:rsid w:val="58483225"/>
    <w:rsid w:val="584B2D2B"/>
    <w:rsid w:val="584C75E2"/>
    <w:rsid w:val="584FA487"/>
    <w:rsid w:val="5853B76D"/>
    <w:rsid w:val="5857C31B"/>
    <w:rsid w:val="585D1FBF"/>
    <w:rsid w:val="585EFCAD"/>
    <w:rsid w:val="586D96EF"/>
    <w:rsid w:val="586EC822"/>
    <w:rsid w:val="58706737"/>
    <w:rsid w:val="5870D539"/>
    <w:rsid w:val="58724468"/>
    <w:rsid w:val="5878AAB2"/>
    <w:rsid w:val="587BDAB4"/>
    <w:rsid w:val="587CD801"/>
    <w:rsid w:val="587FE3B0"/>
    <w:rsid w:val="5880BAAE"/>
    <w:rsid w:val="58811759"/>
    <w:rsid w:val="58814584"/>
    <w:rsid w:val="58879610"/>
    <w:rsid w:val="58883AAD"/>
    <w:rsid w:val="58933178"/>
    <w:rsid w:val="5896B304"/>
    <w:rsid w:val="58971DA1"/>
    <w:rsid w:val="5898C9C8"/>
    <w:rsid w:val="589DC285"/>
    <w:rsid w:val="58A60B7A"/>
    <w:rsid w:val="58A6FD8A"/>
    <w:rsid w:val="58AE2E91"/>
    <w:rsid w:val="58BBB559"/>
    <w:rsid w:val="58BCBECD"/>
    <w:rsid w:val="58C855EE"/>
    <w:rsid w:val="58C9ED9B"/>
    <w:rsid w:val="58D1E905"/>
    <w:rsid w:val="58D722C5"/>
    <w:rsid w:val="58DB612B"/>
    <w:rsid w:val="58EF5D52"/>
    <w:rsid w:val="58FC42A2"/>
    <w:rsid w:val="590034C2"/>
    <w:rsid w:val="5904A2EB"/>
    <w:rsid w:val="59070506"/>
    <w:rsid w:val="590BC0A9"/>
    <w:rsid w:val="59253D9F"/>
    <w:rsid w:val="59366ABA"/>
    <w:rsid w:val="5946097B"/>
    <w:rsid w:val="59479B11"/>
    <w:rsid w:val="594AFD87"/>
    <w:rsid w:val="594D5FA6"/>
    <w:rsid w:val="59512F34"/>
    <w:rsid w:val="595BF929"/>
    <w:rsid w:val="595DBF9D"/>
    <w:rsid w:val="595E895F"/>
    <w:rsid w:val="5963F3C1"/>
    <w:rsid w:val="5969B898"/>
    <w:rsid w:val="596CDBAE"/>
    <w:rsid w:val="5978CC06"/>
    <w:rsid w:val="59796565"/>
    <w:rsid w:val="597B77DD"/>
    <w:rsid w:val="597EEC0B"/>
    <w:rsid w:val="597FB10E"/>
    <w:rsid w:val="5982534A"/>
    <w:rsid w:val="5982C8A7"/>
    <w:rsid w:val="59897F32"/>
    <w:rsid w:val="5989E4AC"/>
    <w:rsid w:val="598EC8C7"/>
    <w:rsid w:val="5996B3D0"/>
    <w:rsid w:val="5999EF11"/>
    <w:rsid w:val="599E2306"/>
    <w:rsid w:val="599E8B71"/>
    <w:rsid w:val="59A6805E"/>
    <w:rsid w:val="59ACD32F"/>
    <w:rsid w:val="59CB4A1A"/>
    <w:rsid w:val="59CB852F"/>
    <w:rsid w:val="59D6964B"/>
    <w:rsid w:val="59E4DBB9"/>
    <w:rsid w:val="59E7E931"/>
    <w:rsid w:val="59EA88D4"/>
    <w:rsid w:val="59F8E1D9"/>
    <w:rsid w:val="5A192E0B"/>
    <w:rsid w:val="5A1D6125"/>
    <w:rsid w:val="5A235B4B"/>
    <w:rsid w:val="5A2698BC"/>
    <w:rsid w:val="5A2960D7"/>
    <w:rsid w:val="5A2AE437"/>
    <w:rsid w:val="5A317589"/>
    <w:rsid w:val="5A358136"/>
    <w:rsid w:val="5A358874"/>
    <w:rsid w:val="5A3E4ED6"/>
    <w:rsid w:val="5A411ABD"/>
    <w:rsid w:val="5A422F6D"/>
    <w:rsid w:val="5A52C5E3"/>
    <w:rsid w:val="5A538D1B"/>
    <w:rsid w:val="5A6A1814"/>
    <w:rsid w:val="5A6BE955"/>
    <w:rsid w:val="5A71387D"/>
    <w:rsid w:val="5A7D21CA"/>
    <w:rsid w:val="5A7DF5AE"/>
    <w:rsid w:val="5A95F387"/>
    <w:rsid w:val="5AB20322"/>
    <w:rsid w:val="5ABAB7E6"/>
    <w:rsid w:val="5AC2E407"/>
    <w:rsid w:val="5AD1E5EE"/>
    <w:rsid w:val="5ADC6FD8"/>
    <w:rsid w:val="5ADEE0B3"/>
    <w:rsid w:val="5AE4C51D"/>
    <w:rsid w:val="5AE8F687"/>
    <w:rsid w:val="5AF3764C"/>
    <w:rsid w:val="5AF7C469"/>
    <w:rsid w:val="5AFAF99C"/>
    <w:rsid w:val="5B059383"/>
    <w:rsid w:val="5B06E72A"/>
    <w:rsid w:val="5B0A712A"/>
    <w:rsid w:val="5B0B5A42"/>
    <w:rsid w:val="5B0E50B3"/>
    <w:rsid w:val="5B0F4371"/>
    <w:rsid w:val="5B146538"/>
    <w:rsid w:val="5B1F2304"/>
    <w:rsid w:val="5B272CE0"/>
    <w:rsid w:val="5B28ACBA"/>
    <w:rsid w:val="5B2A5171"/>
    <w:rsid w:val="5B2D4B3D"/>
    <w:rsid w:val="5B35F783"/>
    <w:rsid w:val="5B3E95EA"/>
    <w:rsid w:val="5B4F80F6"/>
    <w:rsid w:val="5B52C456"/>
    <w:rsid w:val="5B6324A2"/>
    <w:rsid w:val="5B6A86E7"/>
    <w:rsid w:val="5B7BCB53"/>
    <w:rsid w:val="5B868387"/>
    <w:rsid w:val="5B8A1430"/>
    <w:rsid w:val="5B8A3B15"/>
    <w:rsid w:val="5BA3084B"/>
    <w:rsid w:val="5BACE764"/>
    <w:rsid w:val="5BBF27E1"/>
    <w:rsid w:val="5BBF5FC0"/>
    <w:rsid w:val="5BC77390"/>
    <w:rsid w:val="5BCF29A9"/>
    <w:rsid w:val="5BD4C3B8"/>
    <w:rsid w:val="5BDF1B01"/>
    <w:rsid w:val="5BE12C8D"/>
    <w:rsid w:val="5BEB5695"/>
    <w:rsid w:val="5BF055C6"/>
    <w:rsid w:val="5BF335C2"/>
    <w:rsid w:val="5BF818B2"/>
    <w:rsid w:val="5C00492F"/>
    <w:rsid w:val="5C131B53"/>
    <w:rsid w:val="5C14F2FB"/>
    <w:rsid w:val="5C251177"/>
    <w:rsid w:val="5C291B00"/>
    <w:rsid w:val="5C306079"/>
    <w:rsid w:val="5C3F64D3"/>
    <w:rsid w:val="5C4149FE"/>
    <w:rsid w:val="5C5089E9"/>
    <w:rsid w:val="5C517443"/>
    <w:rsid w:val="5C564CEB"/>
    <w:rsid w:val="5C58A24C"/>
    <w:rsid w:val="5C5FC9D5"/>
    <w:rsid w:val="5C64EBC5"/>
    <w:rsid w:val="5C6A0A26"/>
    <w:rsid w:val="5C856013"/>
    <w:rsid w:val="5C87E698"/>
    <w:rsid w:val="5C903D9E"/>
    <w:rsid w:val="5C9E28A6"/>
    <w:rsid w:val="5C9E30C4"/>
    <w:rsid w:val="5C9E4C2A"/>
    <w:rsid w:val="5CA4CE82"/>
    <w:rsid w:val="5CA66A2B"/>
    <w:rsid w:val="5CB25A77"/>
    <w:rsid w:val="5CB474DE"/>
    <w:rsid w:val="5CB9D2EB"/>
    <w:rsid w:val="5CC2958A"/>
    <w:rsid w:val="5CD4D857"/>
    <w:rsid w:val="5CD9CE10"/>
    <w:rsid w:val="5CDBEF35"/>
    <w:rsid w:val="5CE10A51"/>
    <w:rsid w:val="5CE19A92"/>
    <w:rsid w:val="5CF220BB"/>
    <w:rsid w:val="5CF82FB3"/>
    <w:rsid w:val="5CFCAC50"/>
    <w:rsid w:val="5CFDADCB"/>
    <w:rsid w:val="5D08F7D3"/>
    <w:rsid w:val="5D0EC313"/>
    <w:rsid w:val="5D154862"/>
    <w:rsid w:val="5D1BCDA4"/>
    <w:rsid w:val="5D2A632B"/>
    <w:rsid w:val="5D2D69D1"/>
    <w:rsid w:val="5D41E2B1"/>
    <w:rsid w:val="5D558BE0"/>
    <w:rsid w:val="5D57802A"/>
    <w:rsid w:val="5D57940B"/>
    <w:rsid w:val="5D5DB7B6"/>
    <w:rsid w:val="5D620550"/>
    <w:rsid w:val="5D6892D2"/>
    <w:rsid w:val="5D74999D"/>
    <w:rsid w:val="5D7535EC"/>
    <w:rsid w:val="5D7D8682"/>
    <w:rsid w:val="5D87756E"/>
    <w:rsid w:val="5D8C8270"/>
    <w:rsid w:val="5D9AB1B0"/>
    <w:rsid w:val="5DA80F7E"/>
    <w:rsid w:val="5DA8A618"/>
    <w:rsid w:val="5DB0CD04"/>
    <w:rsid w:val="5DC3DDA3"/>
    <w:rsid w:val="5DC61824"/>
    <w:rsid w:val="5DC77D36"/>
    <w:rsid w:val="5DC8A1BA"/>
    <w:rsid w:val="5DCB6473"/>
    <w:rsid w:val="5DCE0B47"/>
    <w:rsid w:val="5DE2BBDB"/>
    <w:rsid w:val="5DEAD23C"/>
    <w:rsid w:val="5DEE97E8"/>
    <w:rsid w:val="5DF0415B"/>
    <w:rsid w:val="5DF19E14"/>
    <w:rsid w:val="5DF9F5BC"/>
    <w:rsid w:val="5DFC7C8B"/>
    <w:rsid w:val="5E06E416"/>
    <w:rsid w:val="5E0B1FB0"/>
    <w:rsid w:val="5E0BDC61"/>
    <w:rsid w:val="5E158A30"/>
    <w:rsid w:val="5E283EF0"/>
    <w:rsid w:val="5E2F8D95"/>
    <w:rsid w:val="5E3427F3"/>
    <w:rsid w:val="5E37B0A2"/>
    <w:rsid w:val="5E4AFDD6"/>
    <w:rsid w:val="5E4C689C"/>
    <w:rsid w:val="5E4C9329"/>
    <w:rsid w:val="5E503660"/>
    <w:rsid w:val="5E64CAD5"/>
    <w:rsid w:val="5E7563F1"/>
    <w:rsid w:val="5E75DC3B"/>
    <w:rsid w:val="5E7E42B0"/>
    <w:rsid w:val="5E7EAEF2"/>
    <w:rsid w:val="5E826FE7"/>
    <w:rsid w:val="5E86E6D2"/>
    <w:rsid w:val="5E910A56"/>
    <w:rsid w:val="5E96B19B"/>
    <w:rsid w:val="5EB3F51C"/>
    <w:rsid w:val="5EB41E17"/>
    <w:rsid w:val="5EB95130"/>
    <w:rsid w:val="5EC4FA0E"/>
    <w:rsid w:val="5ECFCA59"/>
    <w:rsid w:val="5ED09381"/>
    <w:rsid w:val="5ED94231"/>
    <w:rsid w:val="5EDB0C24"/>
    <w:rsid w:val="5EE03F9D"/>
    <w:rsid w:val="5EE127E1"/>
    <w:rsid w:val="5EEB703F"/>
    <w:rsid w:val="5EEE584E"/>
    <w:rsid w:val="5EF3B52C"/>
    <w:rsid w:val="5F116F8A"/>
    <w:rsid w:val="5F17F0EB"/>
    <w:rsid w:val="5F1912D1"/>
    <w:rsid w:val="5F1A82F7"/>
    <w:rsid w:val="5F2557DE"/>
    <w:rsid w:val="5F2FEFA1"/>
    <w:rsid w:val="5F31F623"/>
    <w:rsid w:val="5F382C5B"/>
    <w:rsid w:val="5F3F34EB"/>
    <w:rsid w:val="5F4954E2"/>
    <w:rsid w:val="5F5664B2"/>
    <w:rsid w:val="5F598565"/>
    <w:rsid w:val="5F633CA5"/>
    <w:rsid w:val="5F97B2B0"/>
    <w:rsid w:val="5F982721"/>
    <w:rsid w:val="5F998D3F"/>
    <w:rsid w:val="5F9D7633"/>
    <w:rsid w:val="5FABFBBB"/>
    <w:rsid w:val="5FAC281F"/>
    <w:rsid w:val="5FC1E1DE"/>
    <w:rsid w:val="5FD1927A"/>
    <w:rsid w:val="5FD69D33"/>
    <w:rsid w:val="5FDBBE78"/>
    <w:rsid w:val="5FDD37C9"/>
    <w:rsid w:val="5FE0CC69"/>
    <w:rsid w:val="5FE41504"/>
    <w:rsid w:val="5FE6F06C"/>
    <w:rsid w:val="5FEC6B90"/>
    <w:rsid w:val="5FF285D9"/>
    <w:rsid w:val="5FFBEF4A"/>
    <w:rsid w:val="60011EB7"/>
    <w:rsid w:val="6007843C"/>
    <w:rsid w:val="60086EF1"/>
    <w:rsid w:val="60123A46"/>
    <w:rsid w:val="60156828"/>
    <w:rsid w:val="6019A0A1"/>
    <w:rsid w:val="6027E5EE"/>
    <w:rsid w:val="6040AE6F"/>
    <w:rsid w:val="604A0106"/>
    <w:rsid w:val="605A6BC3"/>
    <w:rsid w:val="6061B12C"/>
    <w:rsid w:val="60659074"/>
    <w:rsid w:val="60686E97"/>
    <w:rsid w:val="6082C745"/>
    <w:rsid w:val="609042E3"/>
    <w:rsid w:val="6091B472"/>
    <w:rsid w:val="6092725F"/>
    <w:rsid w:val="609BC416"/>
    <w:rsid w:val="609D62E7"/>
    <w:rsid w:val="60A087B8"/>
    <w:rsid w:val="60B0984E"/>
    <w:rsid w:val="60B24D57"/>
    <w:rsid w:val="60C0A376"/>
    <w:rsid w:val="60D31B66"/>
    <w:rsid w:val="60DBC5C5"/>
    <w:rsid w:val="60DD2CA0"/>
    <w:rsid w:val="60DDDE6E"/>
    <w:rsid w:val="60E595C4"/>
    <w:rsid w:val="60E7DAD7"/>
    <w:rsid w:val="60EF5A7F"/>
    <w:rsid w:val="60F7561F"/>
    <w:rsid w:val="6116D9BE"/>
    <w:rsid w:val="611A7D94"/>
    <w:rsid w:val="611AE4F0"/>
    <w:rsid w:val="6120EE83"/>
    <w:rsid w:val="61375F0D"/>
    <w:rsid w:val="613E9720"/>
    <w:rsid w:val="613EBEA2"/>
    <w:rsid w:val="613FD336"/>
    <w:rsid w:val="61459AAB"/>
    <w:rsid w:val="614A7D99"/>
    <w:rsid w:val="6158C3E1"/>
    <w:rsid w:val="615F34B1"/>
    <w:rsid w:val="6165CF42"/>
    <w:rsid w:val="61727B46"/>
    <w:rsid w:val="61734F3D"/>
    <w:rsid w:val="617A2432"/>
    <w:rsid w:val="6180C6EE"/>
    <w:rsid w:val="6183CBB0"/>
    <w:rsid w:val="618F42D9"/>
    <w:rsid w:val="619766CE"/>
    <w:rsid w:val="619A51DB"/>
    <w:rsid w:val="61AAC0B7"/>
    <w:rsid w:val="61B38210"/>
    <w:rsid w:val="61C4B602"/>
    <w:rsid w:val="61E06EB5"/>
    <w:rsid w:val="61E2F82B"/>
    <w:rsid w:val="621574C8"/>
    <w:rsid w:val="6216ABEC"/>
    <w:rsid w:val="62200AD1"/>
    <w:rsid w:val="622CB9A0"/>
    <w:rsid w:val="6233B015"/>
    <w:rsid w:val="6234B719"/>
    <w:rsid w:val="624321C3"/>
    <w:rsid w:val="6248FACD"/>
    <w:rsid w:val="6250BDCB"/>
    <w:rsid w:val="625EA9CD"/>
    <w:rsid w:val="626312DE"/>
    <w:rsid w:val="62631A7A"/>
    <w:rsid w:val="6264B800"/>
    <w:rsid w:val="62662DA6"/>
    <w:rsid w:val="626689E4"/>
    <w:rsid w:val="626D45DE"/>
    <w:rsid w:val="626D69A0"/>
    <w:rsid w:val="62788013"/>
    <w:rsid w:val="6282DEB0"/>
    <w:rsid w:val="62836551"/>
    <w:rsid w:val="6287F2F8"/>
    <w:rsid w:val="628E0A71"/>
    <w:rsid w:val="628EEBDA"/>
    <w:rsid w:val="6290C5DF"/>
    <w:rsid w:val="62980596"/>
    <w:rsid w:val="629D3D1D"/>
    <w:rsid w:val="62A38913"/>
    <w:rsid w:val="62BCA12E"/>
    <w:rsid w:val="62C62274"/>
    <w:rsid w:val="62D5BA5F"/>
    <w:rsid w:val="62DCD768"/>
    <w:rsid w:val="62DD918A"/>
    <w:rsid w:val="62DFB5B0"/>
    <w:rsid w:val="62E638F2"/>
    <w:rsid w:val="62EF06EA"/>
    <w:rsid w:val="62F0B170"/>
    <w:rsid w:val="62F203A6"/>
    <w:rsid w:val="62F70D71"/>
    <w:rsid w:val="62F9A822"/>
    <w:rsid w:val="6304BEED"/>
    <w:rsid w:val="631C6D83"/>
    <w:rsid w:val="63337403"/>
    <w:rsid w:val="633FC1FA"/>
    <w:rsid w:val="63418159"/>
    <w:rsid w:val="6344A74C"/>
    <w:rsid w:val="634AA682"/>
    <w:rsid w:val="635B35CD"/>
    <w:rsid w:val="63676884"/>
    <w:rsid w:val="636A8B07"/>
    <w:rsid w:val="63820FA0"/>
    <w:rsid w:val="63841825"/>
    <w:rsid w:val="638EE353"/>
    <w:rsid w:val="63B2DB5B"/>
    <w:rsid w:val="63BFA235"/>
    <w:rsid w:val="63D0985C"/>
    <w:rsid w:val="63D24F30"/>
    <w:rsid w:val="63D3A5C5"/>
    <w:rsid w:val="63DEF5C7"/>
    <w:rsid w:val="63DF7452"/>
    <w:rsid w:val="63E7705B"/>
    <w:rsid w:val="63EC930D"/>
    <w:rsid w:val="63EF139A"/>
    <w:rsid w:val="63F82717"/>
    <w:rsid w:val="64071D40"/>
    <w:rsid w:val="640F1839"/>
    <w:rsid w:val="6412206C"/>
    <w:rsid w:val="6414A8F9"/>
    <w:rsid w:val="641966BD"/>
    <w:rsid w:val="6419B5C1"/>
    <w:rsid w:val="642183FF"/>
    <w:rsid w:val="6438FC9B"/>
    <w:rsid w:val="64428C9A"/>
    <w:rsid w:val="644E6522"/>
    <w:rsid w:val="646B8A7F"/>
    <w:rsid w:val="646EED78"/>
    <w:rsid w:val="647BA13D"/>
    <w:rsid w:val="647F27E4"/>
    <w:rsid w:val="648ED235"/>
    <w:rsid w:val="6494A677"/>
    <w:rsid w:val="649AE3EF"/>
    <w:rsid w:val="649D9AA9"/>
    <w:rsid w:val="64AC43AD"/>
    <w:rsid w:val="64AEF3AD"/>
    <w:rsid w:val="64B37690"/>
    <w:rsid w:val="64B971D0"/>
    <w:rsid w:val="64C1C7F8"/>
    <w:rsid w:val="64D571AB"/>
    <w:rsid w:val="64D821C1"/>
    <w:rsid w:val="64F6A320"/>
    <w:rsid w:val="64F73B42"/>
    <w:rsid w:val="64F9DB89"/>
    <w:rsid w:val="64FA719C"/>
    <w:rsid w:val="64FBCF1D"/>
    <w:rsid w:val="6503F4BF"/>
    <w:rsid w:val="65063779"/>
    <w:rsid w:val="6509E53D"/>
    <w:rsid w:val="650CD32A"/>
    <w:rsid w:val="651ACD94"/>
    <w:rsid w:val="651E7F48"/>
    <w:rsid w:val="652B7FD7"/>
    <w:rsid w:val="652F812A"/>
    <w:rsid w:val="653804BF"/>
    <w:rsid w:val="6539910D"/>
    <w:rsid w:val="653C29EF"/>
    <w:rsid w:val="6543C2F1"/>
    <w:rsid w:val="654C8442"/>
    <w:rsid w:val="6554F1C1"/>
    <w:rsid w:val="65597EE1"/>
    <w:rsid w:val="655D7D16"/>
    <w:rsid w:val="65733B4D"/>
    <w:rsid w:val="6577A93D"/>
    <w:rsid w:val="657AEC18"/>
    <w:rsid w:val="658A9084"/>
    <w:rsid w:val="658D60B4"/>
    <w:rsid w:val="6590AE27"/>
    <w:rsid w:val="659C7254"/>
    <w:rsid w:val="65A278C7"/>
    <w:rsid w:val="65B04D2C"/>
    <w:rsid w:val="65B224CE"/>
    <w:rsid w:val="65B66F35"/>
    <w:rsid w:val="65B7A99D"/>
    <w:rsid w:val="65BB1B4F"/>
    <w:rsid w:val="65BDDF3B"/>
    <w:rsid w:val="65BE4F4D"/>
    <w:rsid w:val="65BFE893"/>
    <w:rsid w:val="65C06E32"/>
    <w:rsid w:val="65C4045D"/>
    <w:rsid w:val="65C935B0"/>
    <w:rsid w:val="65CFE468"/>
    <w:rsid w:val="65D28C00"/>
    <w:rsid w:val="65D42D4D"/>
    <w:rsid w:val="65D5868A"/>
    <w:rsid w:val="65D91D3C"/>
    <w:rsid w:val="65DAC91E"/>
    <w:rsid w:val="65DF5993"/>
    <w:rsid w:val="65ED70B1"/>
    <w:rsid w:val="65F30563"/>
    <w:rsid w:val="6606000A"/>
    <w:rsid w:val="660A1E44"/>
    <w:rsid w:val="66134E7D"/>
    <w:rsid w:val="66135F89"/>
    <w:rsid w:val="66200FDD"/>
    <w:rsid w:val="6620C5B3"/>
    <w:rsid w:val="662673A2"/>
    <w:rsid w:val="6627A321"/>
    <w:rsid w:val="663634F6"/>
    <w:rsid w:val="6645F709"/>
    <w:rsid w:val="664D9D7A"/>
    <w:rsid w:val="6650CCDA"/>
    <w:rsid w:val="6650F79E"/>
    <w:rsid w:val="66531506"/>
    <w:rsid w:val="6656A706"/>
    <w:rsid w:val="6663E91A"/>
    <w:rsid w:val="6669A6CA"/>
    <w:rsid w:val="6678E824"/>
    <w:rsid w:val="667C18BE"/>
    <w:rsid w:val="667D1C50"/>
    <w:rsid w:val="668AD0B8"/>
    <w:rsid w:val="668C6E70"/>
    <w:rsid w:val="669604D8"/>
    <w:rsid w:val="66975655"/>
    <w:rsid w:val="669E4715"/>
    <w:rsid w:val="66AB700E"/>
    <w:rsid w:val="66B24A21"/>
    <w:rsid w:val="66BCE166"/>
    <w:rsid w:val="66CDD5CB"/>
    <w:rsid w:val="66CE63E3"/>
    <w:rsid w:val="66DD8A65"/>
    <w:rsid w:val="66EE7E9F"/>
    <w:rsid w:val="66F87DD3"/>
    <w:rsid w:val="66FC2C16"/>
    <w:rsid w:val="67006812"/>
    <w:rsid w:val="670420C4"/>
    <w:rsid w:val="670F0FB1"/>
    <w:rsid w:val="6710BFF1"/>
    <w:rsid w:val="6714498F"/>
    <w:rsid w:val="671EBCC6"/>
    <w:rsid w:val="67247B62"/>
    <w:rsid w:val="67291E54"/>
    <w:rsid w:val="6737BF4C"/>
    <w:rsid w:val="6738419F"/>
    <w:rsid w:val="6738A941"/>
    <w:rsid w:val="673B846D"/>
    <w:rsid w:val="67469198"/>
    <w:rsid w:val="675BBDF4"/>
    <w:rsid w:val="677BC56E"/>
    <w:rsid w:val="67819AD1"/>
    <w:rsid w:val="6788B855"/>
    <w:rsid w:val="678F1F81"/>
    <w:rsid w:val="679CF48C"/>
    <w:rsid w:val="679D247F"/>
    <w:rsid w:val="67A72C25"/>
    <w:rsid w:val="67A97E08"/>
    <w:rsid w:val="67AF4A4D"/>
    <w:rsid w:val="67B266FB"/>
    <w:rsid w:val="67C77091"/>
    <w:rsid w:val="67D10C4A"/>
    <w:rsid w:val="67D64654"/>
    <w:rsid w:val="67DC7746"/>
    <w:rsid w:val="67E59CFB"/>
    <w:rsid w:val="67F11318"/>
    <w:rsid w:val="67F84CD3"/>
    <w:rsid w:val="6812C014"/>
    <w:rsid w:val="68194243"/>
    <w:rsid w:val="68258271"/>
    <w:rsid w:val="682653F4"/>
    <w:rsid w:val="6827DDAD"/>
    <w:rsid w:val="6832285A"/>
    <w:rsid w:val="6839A286"/>
    <w:rsid w:val="683C793D"/>
    <w:rsid w:val="684149CA"/>
    <w:rsid w:val="68425D84"/>
    <w:rsid w:val="6847AAA1"/>
    <w:rsid w:val="68487177"/>
    <w:rsid w:val="684B5D9E"/>
    <w:rsid w:val="684DD9FF"/>
    <w:rsid w:val="6853B8BC"/>
    <w:rsid w:val="685437F2"/>
    <w:rsid w:val="6855D78B"/>
    <w:rsid w:val="6861ED6A"/>
    <w:rsid w:val="6863A3DC"/>
    <w:rsid w:val="686D26E8"/>
    <w:rsid w:val="686D4212"/>
    <w:rsid w:val="6872CFEA"/>
    <w:rsid w:val="6877607E"/>
    <w:rsid w:val="68856B82"/>
    <w:rsid w:val="68874177"/>
    <w:rsid w:val="68953976"/>
    <w:rsid w:val="689E0565"/>
    <w:rsid w:val="68A66E33"/>
    <w:rsid w:val="68AE83B6"/>
    <w:rsid w:val="68B37C1A"/>
    <w:rsid w:val="68BB9889"/>
    <w:rsid w:val="68C6627F"/>
    <w:rsid w:val="68CF0F3E"/>
    <w:rsid w:val="68D3D74A"/>
    <w:rsid w:val="68D7ED9C"/>
    <w:rsid w:val="68DDD196"/>
    <w:rsid w:val="68E62797"/>
    <w:rsid w:val="68EC7B6D"/>
    <w:rsid w:val="68EDF59D"/>
    <w:rsid w:val="68F10039"/>
    <w:rsid w:val="68FA47B6"/>
    <w:rsid w:val="690DE319"/>
    <w:rsid w:val="690E3A07"/>
    <w:rsid w:val="690ED6FF"/>
    <w:rsid w:val="6920EDE5"/>
    <w:rsid w:val="6922580E"/>
    <w:rsid w:val="692569BC"/>
    <w:rsid w:val="69298079"/>
    <w:rsid w:val="69326AEC"/>
    <w:rsid w:val="69377112"/>
    <w:rsid w:val="69396BDF"/>
    <w:rsid w:val="6945FFFC"/>
    <w:rsid w:val="6946D490"/>
    <w:rsid w:val="6953F31B"/>
    <w:rsid w:val="6954CA74"/>
    <w:rsid w:val="6966AE5E"/>
    <w:rsid w:val="696D129A"/>
    <w:rsid w:val="696E0A10"/>
    <w:rsid w:val="698C6B16"/>
    <w:rsid w:val="699BB175"/>
    <w:rsid w:val="699F7E70"/>
    <w:rsid w:val="69A1CA71"/>
    <w:rsid w:val="69A4A8AD"/>
    <w:rsid w:val="69A61322"/>
    <w:rsid w:val="69A72A10"/>
    <w:rsid w:val="69AA202A"/>
    <w:rsid w:val="69B1E377"/>
    <w:rsid w:val="69B73E7C"/>
    <w:rsid w:val="69B809F2"/>
    <w:rsid w:val="69D31CFD"/>
    <w:rsid w:val="69DD4B3A"/>
    <w:rsid w:val="69E60BB3"/>
    <w:rsid w:val="69E713EA"/>
    <w:rsid w:val="69F181F3"/>
    <w:rsid w:val="69FFE0EE"/>
    <w:rsid w:val="69FFEDD4"/>
    <w:rsid w:val="6A0396F0"/>
    <w:rsid w:val="6A0A6055"/>
    <w:rsid w:val="6A181BDE"/>
    <w:rsid w:val="6A1AEB50"/>
    <w:rsid w:val="6A1D7C96"/>
    <w:rsid w:val="6A1E812F"/>
    <w:rsid w:val="6A22FDB3"/>
    <w:rsid w:val="6A34F512"/>
    <w:rsid w:val="6A369C8B"/>
    <w:rsid w:val="6A36F2F0"/>
    <w:rsid w:val="6A3BBCD4"/>
    <w:rsid w:val="6A419E21"/>
    <w:rsid w:val="6A4CC244"/>
    <w:rsid w:val="6A4E658B"/>
    <w:rsid w:val="6A4F7911"/>
    <w:rsid w:val="6A548F80"/>
    <w:rsid w:val="6A64E3F8"/>
    <w:rsid w:val="6A6EBE56"/>
    <w:rsid w:val="6A731DCB"/>
    <w:rsid w:val="6A802F75"/>
    <w:rsid w:val="6A913B96"/>
    <w:rsid w:val="6AA4C34F"/>
    <w:rsid w:val="6AADCB61"/>
    <w:rsid w:val="6AB40815"/>
    <w:rsid w:val="6AC18D35"/>
    <w:rsid w:val="6AD33FD0"/>
    <w:rsid w:val="6ADA8D82"/>
    <w:rsid w:val="6ADE4153"/>
    <w:rsid w:val="6AE462A1"/>
    <w:rsid w:val="6AE7975C"/>
    <w:rsid w:val="6AEFBCB6"/>
    <w:rsid w:val="6B00C642"/>
    <w:rsid w:val="6B037D72"/>
    <w:rsid w:val="6B0BAD23"/>
    <w:rsid w:val="6B2BCB9D"/>
    <w:rsid w:val="6B2E3A0C"/>
    <w:rsid w:val="6B2E5CD6"/>
    <w:rsid w:val="6B37CC83"/>
    <w:rsid w:val="6B3DFE23"/>
    <w:rsid w:val="6B430063"/>
    <w:rsid w:val="6B4D226F"/>
    <w:rsid w:val="6B5288F7"/>
    <w:rsid w:val="6B5B45F3"/>
    <w:rsid w:val="6B6308D5"/>
    <w:rsid w:val="6B6EB62D"/>
    <w:rsid w:val="6B756334"/>
    <w:rsid w:val="6B7579B8"/>
    <w:rsid w:val="6B77D24B"/>
    <w:rsid w:val="6B7AA7F5"/>
    <w:rsid w:val="6B82385B"/>
    <w:rsid w:val="6B9116F3"/>
    <w:rsid w:val="6B932A78"/>
    <w:rsid w:val="6B999AA7"/>
    <w:rsid w:val="6BA2CCA1"/>
    <w:rsid w:val="6BA36675"/>
    <w:rsid w:val="6BC0C22C"/>
    <w:rsid w:val="6BCDD8B9"/>
    <w:rsid w:val="6BD256F9"/>
    <w:rsid w:val="6BD51F97"/>
    <w:rsid w:val="6BD620A5"/>
    <w:rsid w:val="6BD7E08A"/>
    <w:rsid w:val="6BD92EFC"/>
    <w:rsid w:val="6BDB8498"/>
    <w:rsid w:val="6BE2B9FE"/>
    <w:rsid w:val="6BFB6AC1"/>
    <w:rsid w:val="6BFC804A"/>
    <w:rsid w:val="6BFD3F94"/>
    <w:rsid w:val="6C00E6C8"/>
    <w:rsid w:val="6C08CF35"/>
    <w:rsid w:val="6C0FBC3D"/>
    <w:rsid w:val="6C123E2A"/>
    <w:rsid w:val="6C1B18EB"/>
    <w:rsid w:val="6C266B5B"/>
    <w:rsid w:val="6C42EDA7"/>
    <w:rsid w:val="6C4967B8"/>
    <w:rsid w:val="6C4BF00E"/>
    <w:rsid w:val="6C4CF73E"/>
    <w:rsid w:val="6C4EBCC1"/>
    <w:rsid w:val="6C51E2FA"/>
    <w:rsid w:val="6C531227"/>
    <w:rsid w:val="6C5BE471"/>
    <w:rsid w:val="6C5DCA08"/>
    <w:rsid w:val="6C5FE2E9"/>
    <w:rsid w:val="6C63B19E"/>
    <w:rsid w:val="6C692B4A"/>
    <w:rsid w:val="6C6BF483"/>
    <w:rsid w:val="6C74CADF"/>
    <w:rsid w:val="6C753B5B"/>
    <w:rsid w:val="6C75F948"/>
    <w:rsid w:val="6C8445A0"/>
    <w:rsid w:val="6C8A1FD8"/>
    <w:rsid w:val="6CA7CF5A"/>
    <w:rsid w:val="6CB614A2"/>
    <w:rsid w:val="6CBFFE67"/>
    <w:rsid w:val="6CC4175F"/>
    <w:rsid w:val="6CC87488"/>
    <w:rsid w:val="6CCC1FF8"/>
    <w:rsid w:val="6CD2F300"/>
    <w:rsid w:val="6CDAA500"/>
    <w:rsid w:val="6CE1A158"/>
    <w:rsid w:val="6CF565E3"/>
    <w:rsid w:val="6CFF5BAB"/>
    <w:rsid w:val="6D006285"/>
    <w:rsid w:val="6D084151"/>
    <w:rsid w:val="6D0B75E6"/>
    <w:rsid w:val="6D0BCC6B"/>
    <w:rsid w:val="6D158807"/>
    <w:rsid w:val="6D178C89"/>
    <w:rsid w:val="6D23CF76"/>
    <w:rsid w:val="6D38FB9F"/>
    <w:rsid w:val="6D3CFF32"/>
    <w:rsid w:val="6D3EC72E"/>
    <w:rsid w:val="6D47F706"/>
    <w:rsid w:val="6D499EB5"/>
    <w:rsid w:val="6D4A0B47"/>
    <w:rsid w:val="6D4F4E37"/>
    <w:rsid w:val="6D509A5C"/>
    <w:rsid w:val="6D5917B1"/>
    <w:rsid w:val="6D8417B9"/>
    <w:rsid w:val="6D86C7A1"/>
    <w:rsid w:val="6D8EAA21"/>
    <w:rsid w:val="6D95E187"/>
    <w:rsid w:val="6D984AAA"/>
    <w:rsid w:val="6D9DD82E"/>
    <w:rsid w:val="6DA29B84"/>
    <w:rsid w:val="6DA54376"/>
    <w:rsid w:val="6DACBB61"/>
    <w:rsid w:val="6DAD621C"/>
    <w:rsid w:val="6DAFDEFF"/>
    <w:rsid w:val="6DB11287"/>
    <w:rsid w:val="6DC32EBE"/>
    <w:rsid w:val="6DC691A8"/>
    <w:rsid w:val="6DCCE4B9"/>
    <w:rsid w:val="6DCE359E"/>
    <w:rsid w:val="6DD27368"/>
    <w:rsid w:val="6DE4F456"/>
    <w:rsid w:val="6DE813EF"/>
    <w:rsid w:val="6DEECEE0"/>
    <w:rsid w:val="6DFFD99A"/>
    <w:rsid w:val="6E04D153"/>
    <w:rsid w:val="6E062A6A"/>
    <w:rsid w:val="6E1037F9"/>
    <w:rsid w:val="6E1B1A8D"/>
    <w:rsid w:val="6E1C92DD"/>
    <w:rsid w:val="6E285A10"/>
    <w:rsid w:val="6E29E4D7"/>
    <w:rsid w:val="6E38F71E"/>
    <w:rsid w:val="6E3F2CEF"/>
    <w:rsid w:val="6E40742E"/>
    <w:rsid w:val="6E43AC25"/>
    <w:rsid w:val="6E43E745"/>
    <w:rsid w:val="6E4EB868"/>
    <w:rsid w:val="6E67BD13"/>
    <w:rsid w:val="6E791F5D"/>
    <w:rsid w:val="6E865556"/>
    <w:rsid w:val="6E91BD2F"/>
    <w:rsid w:val="6E987158"/>
    <w:rsid w:val="6EA08E80"/>
    <w:rsid w:val="6EAA070C"/>
    <w:rsid w:val="6EBC4BE7"/>
    <w:rsid w:val="6EC9556B"/>
    <w:rsid w:val="6ED026AA"/>
    <w:rsid w:val="6ED0EC63"/>
    <w:rsid w:val="6EE26FA4"/>
    <w:rsid w:val="6EE2EE10"/>
    <w:rsid w:val="6EE4664B"/>
    <w:rsid w:val="6EE4C7CE"/>
    <w:rsid w:val="6EEF97F1"/>
    <w:rsid w:val="6EFF71E3"/>
    <w:rsid w:val="6F04FD74"/>
    <w:rsid w:val="6F1038A9"/>
    <w:rsid w:val="6F1E5093"/>
    <w:rsid w:val="6F1F874A"/>
    <w:rsid w:val="6F37DCB1"/>
    <w:rsid w:val="6F3D86F1"/>
    <w:rsid w:val="6F418C6D"/>
    <w:rsid w:val="6F4991AF"/>
    <w:rsid w:val="6F58B223"/>
    <w:rsid w:val="6F5DAA08"/>
    <w:rsid w:val="6F70F319"/>
    <w:rsid w:val="6F7A7BA4"/>
    <w:rsid w:val="6F7F2E73"/>
    <w:rsid w:val="6F886CBD"/>
    <w:rsid w:val="6F8BA10D"/>
    <w:rsid w:val="6F902188"/>
    <w:rsid w:val="6F9B7725"/>
    <w:rsid w:val="6FB5FDBC"/>
    <w:rsid w:val="6FD2EF39"/>
    <w:rsid w:val="6FE5BFCF"/>
    <w:rsid w:val="6FF35234"/>
    <w:rsid w:val="6FF681AA"/>
    <w:rsid w:val="6FF6EA3E"/>
    <w:rsid w:val="70004099"/>
    <w:rsid w:val="700346DB"/>
    <w:rsid w:val="70041809"/>
    <w:rsid w:val="701B0D10"/>
    <w:rsid w:val="702E759D"/>
    <w:rsid w:val="70374A84"/>
    <w:rsid w:val="704AE0C4"/>
    <w:rsid w:val="704EF37E"/>
    <w:rsid w:val="704FD5F2"/>
    <w:rsid w:val="70540599"/>
    <w:rsid w:val="70724FD5"/>
    <w:rsid w:val="707BE36B"/>
    <w:rsid w:val="7092D5CE"/>
    <w:rsid w:val="70934B76"/>
    <w:rsid w:val="7094D068"/>
    <w:rsid w:val="709ABBE4"/>
    <w:rsid w:val="70A27D80"/>
    <w:rsid w:val="70B0F355"/>
    <w:rsid w:val="70C113E8"/>
    <w:rsid w:val="70C2F6D5"/>
    <w:rsid w:val="70C8F369"/>
    <w:rsid w:val="70CA3C18"/>
    <w:rsid w:val="70CF10C6"/>
    <w:rsid w:val="70DA11D5"/>
    <w:rsid w:val="70DCBFDB"/>
    <w:rsid w:val="70E3B2FA"/>
    <w:rsid w:val="70E46569"/>
    <w:rsid w:val="70F53DD0"/>
    <w:rsid w:val="70F72AB1"/>
    <w:rsid w:val="70F96EAF"/>
    <w:rsid w:val="7102DAEE"/>
    <w:rsid w:val="71044895"/>
    <w:rsid w:val="710FE4D2"/>
    <w:rsid w:val="711497B6"/>
    <w:rsid w:val="712FFE9A"/>
    <w:rsid w:val="7138EE08"/>
    <w:rsid w:val="714345D6"/>
    <w:rsid w:val="7148108F"/>
    <w:rsid w:val="715F2F1B"/>
    <w:rsid w:val="71615D65"/>
    <w:rsid w:val="7169CD44"/>
    <w:rsid w:val="717CC128"/>
    <w:rsid w:val="717D6C44"/>
    <w:rsid w:val="717F227A"/>
    <w:rsid w:val="718A894C"/>
    <w:rsid w:val="7197EA6A"/>
    <w:rsid w:val="71A739C0"/>
    <w:rsid w:val="71C7626F"/>
    <w:rsid w:val="71C8F62F"/>
    <w:rsid w:val="71D91EB7"/>
    <w:rsid w:val="71DE4A61"/>
    <w:rsid w:val="71DE5E68"/>
    <w:rsid w:val="71EA9153"/>
    <w:rsid w:val="71F1DC5B"/>
    <w:rsid w:val="71F7DAE3"/>
    <w:rsid w:val="71FA4C8B"/>
    <w:rsid w:val="72002E9B"/>
    <w:rsid w:val="7201A519"/>
    <w:rsid w:val="72027EE1"/>
    <w:rsid w:val="72031752"/>
    <w:rsid w:val="720F422C"/>
    <w:rsid w:val="72108ACC"/>
    <w:rsid w:val="7222E93A"/>
    <w:rsid w:val="7246A37A"/>
    <w:rsid w:val="724ECFFA"/>
    <w:rsid w:val="7255F3B1"/>
    <w:rsid w:val="725CE44C"/>
    <w:rsid w:val="72604B68"/>
    <w:rsid w:val="7267F752"/>
    <w:rsid w:val="72785C1F"/>
    <w:rsid w:val="727C9882"/>
    <w:rsid w:val="7283AE02"/>
    <w:rsid w:val="728C8B33"/>
    <w:rsid w:val="729E8613"/>
    <w:rsid w:val="72A78C51"/>
    <w:rsid w:val="72ADC4AD"/>
    <w:rsid w:val="72C20FEF"/>
    <w:rsid w:val="72C3778E"/>
    <w:rsid w:val="72C40A28"/>
    <w:rsid w:val="72C86C82"/>
    <w:rsid w:val="72EFDEAC"/>
    <w:rsid w:val="72F459E9"/>
    <w:rsid w:val="72FEC065"/>
    <w:rsid w:val="73116239"/>
    <w:rsid w:val="73280810"/>
    <w:rsid w:val="73366E05"/>
    <w:rsid w:val="7339ECA5"/>
    <w:rsid w:val="73421CDF"/>
    <w:rsid w:val="73447B74"/>
    <w:rsid w:val="734795F3"/>
    <w:rsid w:val="73487068"/>
    <w:rsid w:val="735304AF"/>
    <w:rsid w:val="73530BA5"/>
    <w:rsid w:val="735371F9"/>
    <w:rsid w:val="736AB221"/>
    <w:rsid w:val="737BF3E6"/>
    <w:rsid w:val="737E1DF4"/>
    <w:rsid w:val="7386813D"/>
    <w:rsid w:val="73868DA8"/>
    <w:rsid w:val="739247A1"/>
    <w:rsid w:val="73B3067A"/>
    <w:rsid w:val="73B87993"/>
    <w:rsid w:val="73B8F443"/>
    <w:rsid w:val="73C64883"/>
    <w:rsid w:val="73D4834B"/>
    <w:rsid w:val="73F4754D"/>
    <w:rsid w:val="73F8BED1"/>
    <w:rsid w:val="74005F62"/>
    <w:rsid w:val="7403A131"/>
    <w:rsid w:val="74081A68"/>
    <w:rsid w:val="74111EBE"/>
    <w:rsid w:val="741151E8"/>
    <w:rsid w:val="74118C83"/>
    <w:rsid w:val="7415B849"/>
    <w:rsid w:val="741AF6EF"/>
    <w:rsid w:val="741CA5CA"/>
    <w:rsid w:val="741EAA07"/>
    <w:rsid w:val="742068EB"/>
    <w:rsid w:val="7427ACC5"/>
    <w:rsid w:val="7432EE8B"/>
    <w:rsid w:val="7439C601"/>
    <w:rsid w:val="743E44F3"/>
    <w:rsid w:val="744217F6"/>
    <w:rsid w:val="74493DA7"/>
    <w:rsid w:val="744B2D7F"/>
    <w:rsid w:val="744BF272"/>
    <w:rsid w:val="745FA4CE"/>
    <w:rsid w:val="746BA393"/>
    <w:rsid w:val="746D4E2E"/>
    <w:rsid w:val="74777443"/>
    <w:rsid w:val="747A9BFE"/>
    <w:rsid w:val="747B1A1A"/>
    <w:rsid w:val="74878F97"/>
    <w:rsid w:val="748B6D7B"/>
    <w:rsid w:val="748CB1B2"/>
    <w:rsid w:val="749D02FC"/>
    <w:rsid w:val="749E0C4E"/>
    <w:rsid w:val="74ACC0FC"/>
    <w:rsid w:val="74B2FB95"/>
    <w:rsid w:val="74C34DB6"/>
    <w:rsid w:val="74C42FE7"/>
    <w:rsid w:val="74C8C2A8"/>
    <w:rsid w:val="74CA01AF"/>
    <w:rsid w:val="74E2F6E4"/>
    <w:rsid w:val="74F156FD"/>
    <w:rsid w:val="74F465F2"/>
    <w:rsid w:val="74F89421"/>
    <w:rsid w:val="751353AB"/>
    <w:rsid w:val="7518C8FA"/>
    <w:rsid w:val="75207CA9"/>
    <w:rsid w:val="75209CD0"/>
    <w:rsid w:val="7521DF2D"/>
    <w:rsid w:val="75305E2A"/>
    <w:rsid w:val="7536C1B9"/>
    <w:rsid w:val="75423A72"/>
    <w:rsid w:val="7545A283"/>
    <w:rsid w:val="7545D9FF"/>
    <w:rsid w:val="754D7214"/>
    <w:rsid w:val="754E2C1A"/>
    <w:rsid w:val="755375DC"/>
    <w:rsid w:val="755D05BC"/>
    <w:rsid w:val="75625ED2"/>
    <w:rsid w:val="756B53ED"/>
    <w:rsid w:val="75722932"/>
    <w:rsid w:val="7577B176"/>
    <w:rsid w:val="757D020C"/>
    <w:rsid w:val="757D0CCB"/>
    <w:rsid w:val="757FBCBB"/>
    <w:rsid w:val="75815720"/>
    <w:rsid w:val="7581FAD2"/>
    <w:rsid w:val="7585B0AB"/>
    <w:rsid w:val="7587112C"/>
    <w:rsid w:val="758AF6EF"/>
    <w:rsid w:val="758CED7D"/>
    <w:rsid w:val="75901C54"/>
    <w:rsid w:val="7592A8E8"/>
    <w:rsid w:val="7599C89C"/>
    <w:rsid w:val="75AA3948"/>
    <w:rsid w:val="75BB9C39"/>
    <w:rsid w:val="75C5DE0F"/>
    <w:rsid w:val="75D18B5E"/>
    <w:rsid w:val="75D1D80C"/>
    <w:rsid w:val="75DAD5F4"/>
    <w:rsid w:val="75DB36BF"/>
    <w:rsid w:val="75E343F1"/>
    <w:rsid w:val="75E3C188"/>
    <w:rsid w:val="75F50CBE"/>
    <w:rsid w:val="75FBCC7E"/>
    <w:rsid w:val="75FBFD6B"/>
    <w:rsid w:val="76048005"/>
    <w:rsid w:val="76096DF2"/>
    <w:rsid w:val="760BB2CA"/>
    <w:rsid w:val="760BDE8D"/>
    <w:rsid w:val="76100C9F"/>
    <w:rsid w:val="761974C2"/>
    <w:rsid w:val="761C5B57"/>
    <w:rsid w:val="761E0396"/>
    <w:rsid w:val="76248D71"/>
    <w:rsid w:val="762684EB"/>
    <w:rsid w:val="762A6265"/>
    <w:rsid w:val="762ACB82"/>
    <w:rsid w:val="762F2B4B"/>
    <w:rsid w:val="7644C004"/>
    <w:rsid w:val="764819F1"/>
    <w:rsid w:val="7648E7ED"/>
    <w:rsid w:val="764DB9F1"/>
    <w:rsid w:val="765A144E"/>
    <w:rsid w:val="7672EF14"/>
    <w:rsid w:val="767F55DD"/>
    <w:rsid w:val="7681471D"/>
    <w:rsid w:val="768307F6"/>
    <w:rsid w:val="7683C1EF"/>
    <w:rsid w:val="769287D0"/>
    <w:rsid w:val="76945487"/>
    <w:rsid w:val="7695BC90"/>
    <w:rsid w:val="76981C63"/>
    <w:rsid w:val="769BAF5D"/>
    <w:rsid w:val="769D11CE"/>
    <w:rsid w:val="76B4881D"/>
    <w:rsid w:val="76BBA8D2"/>
    <w:rsid w:val="76C04EF4"/>
    <w:rsid w:val="76D42B5E"/>
    <w:rsid w:val="76D7FD58"/>
    <w:rsid w:val="76E2CD92"/>
    <w:rsid w:val="76E32308"/>
    <w:rsid w:val="76EB4570"/>
    <w:rsid w:val="76FB6C45"/>
    <w:rsid w:val="7701816C"/>
    <w:rsid w:val="7708C8BA"/>
    <w:rsid w:val="7708EFEA"/>
    <w:rsid w:val="770C3E43"/>
    <w:rsid w:val="770FEA4A"/>
    <w:rsid w:val="7712EA32"/>
    <w:rsid w:val="7722E6E4"/>
    <w:rsid w:val="772B53B9"/>
    <w:rsid w:val="772C7153"/>
    <w:rsid w:val="7732BECE"/>
    <w:rsid w:val="773389A4"/>
    <w:rsid w:val="773D2E22"/>
    <w:rsid w:val="774AF585"/>
    <w:rsid w:val="77509378"/>
    <w:rsid w:val="776152CF"/>
    <w:rsid w:val="776579A6"/>
    <w:rsid w:val="77765F92"/>
    <w:rsid w:val="777A226D"/>
    <w:rsid w:val="777C8C4B"/>
    <w:rsid w:val="777F32FC"/>
    <w:rsid w:val="778529B1"/>
    <w:rsid w:val="77895466"/>
    <w:rsid w:val="7789EF55"/>
    <w:rsid w:val="77921BEB"/>
    <w:rsid w:val="7792DDED"/>
    <w:rsid w:val="7795B45A"/>
    <w:rsid w:val="7796775D"/>
    <w:rsid w:val="7796D2EA"/>
    <w:rsid w:val="77980B7B"/>
    <w:rsid w:val="7798344B"/>
    <w:rsid w:val="779BA250"/>
    <w:rsid w:val="77A1848D"/>
    <w:rsid w:val="77AEA5B7"/>
    <w:rsid w:val="77BCEABE"/>
    <w:rsid w:val="77C5F59C"/>
    <w:rsid w:val="77D1CA3B"/>
    <w:rsid w:val="77D4892B"/>
    <w:rsid w:val="77DA6EF7"/>
    <w:rsid w:val="77E16380"/>
    <w:rsid w:val="77E83B5C"/>
    <w:rsid w:val="77EC2C9B"/>
    <w:rsid w:val="77F19976"/>
    <w:rsid w:val="77F6D83C"/>
    <w:rsid w:val="780066B5"/>
    <w:rsid w:val="78010D3F"/>
    <w:rsid w:val="780F0EAB"/>
    <w:rsid w:val="78225FC3"/>
    <w:rsid w:val="78288311"/>
    <w:rsid w:val="7828947F"/>
    <w:rsid w:val="782EFC68"/>
    <w:rsid w:val="783844F4"/>
    <w:rsid w:val="783BE24A"/>
    <w:rsid w:val="783C7BEE"/>
    <w:rsid w:val="78433810"/>
    <w:rsid w:val="78541F0D"/>
    <w:rsid w:val="785899BE"/>
    <w:rsid w:val="786045A8"/>
    <w:rsid w:val="78630A05"/>
    <w:rsid w:val="786A3E14"/>
    <w:rsid w:val="78828878"/>
    <w:rsid w:val="7885A912"/>
    <w:rsid w:val="7891D641"/>
    <w:rsid w:val="789EC270"/>
    <w:rsid w:val="78A42AE4"/>
    <w:rsid w:val="78ACC81C"/>
    <w:rsid w:val="78AD3F0E"/>
    <w:rsid w:val="78B82D5C"/>
    <w:rsid w:val="78C5A979"/>
    <w:rsid w:val="78D2E686"/>
    <w:rsid w:val="78DA4547"/>
    <w:rsid w:val="78DAAB44"/>
    <w:rsid w:val="78DB1424"/>
    <w:rsid w:val="78DB1E0C"/>
    <w:rsid w:val="78E0DE26"/>
    <w:rsid w:val="78E1A047"/>
    <w:rsid w:val="78E28F07"/>
    <w:rsid w:val="78E2E5B4"/>
    <w:rsid w:val="78E60883"/>
    <w:rsid w:val="78E6848E"/>
    <w:rsid w:val="78F20900"/>
    <w:rsid w:val="78FB733E"/>
    <w:rsid w:val="78FD3249"/>
    <w:rsid w:val="78FDA746"/>
    <w:rsid w:val="78FFA2E4"/>
    <w:rsid w:val="790F8D74"/>
    <w:rsid w:val="790FC7F3"/>
    <w:rsid w:val="7916B03E"/>
    <w:rsid w:val="791C3627"/>
    <w:rsid w:val="791DA85D"/>
    <w:rsid w:val="79203EA6"/>
    <w:rsid w:val="79275E2D"/>
    <w:rsid w:val="79322B9D"/>
    <w:rsid w:val="793C2E91"/>
    <w:rsid w:val="794828FE"/>
    <w:rsid w:val="7953FD35"/>
    <w:rsid w:val="79548E06"/>
    <w:rsid w:val="795973E9"/>
    <w:rsid w:val="79646878"/>
    <w:rsid w:val="79679D97"/>
    <w:rsid w:val="79758A18"/>
    <w:rsid w:val="7976BBEB"/>
    <w:rsid w:val="799BA818"/>
    <w:rsid w:val="79A7AD01"/>
    <w:rsid w:val="79A88A5E"/>
    <w:rsid w:val="79A9069A"/>
    <w:rsid w:val="79AA5B73"/>
    <w:rsid w:val="79AA84CB"/>
    <w:rsid w:val="79AABBDE"/>
    <w:rsid w:val="79B070DF"/>
    <w:rsid w:val="79B2DB14"/>
    <w:rsid w:val="79B75843"/>
    <w:rsid w:val="79BC084E"/>
    <w:rsid w:val="79BFAB3B"/>
    <w:rsid w:val="79C05320"/>
    <w:rsid w:val="79C95DA9"/>
    <w:rsid w:val="79CE4C00"/>
    <w:rsid w:val="79DE1F22"/>
    <w:rsid w:val="79F612A3"/>
    <w:rsid w:val="79F66266"/>
    <w:rsid w:val="79FE3144"/>
    <w:rsid w:val="7A0FAAAB"/>
    <w:rsid w:val="7A12667F"/>
    <w:rsid w:val="7A138A63"/>
    <w:rsid w:val="7A147CC2"/>
    <w:rsid w:val="7A207D6E"/>
    <w:rsid w:val="7A20C50D"/>
    <w:rsid w:val="7A253F0B"/>
    <w:rsid w:val="7A40EDE3"/>
    <w:rsid w:val="7A427C88"/>
    <w:rsid w:val="7A4DF96A"/>
    <w:rsid w:val="7A506728"/>
    <w:rsid w:val="7A588016"/>
    <w:rsid w:val="7A5F9B76"/>
    <w:rsid w:val="7A605E3E"/>
    <w:rsid w:val="7A63A9FC"/>
    <w:rsid w:val="7A6761FC"/>
    <w:rsid w:val="7A6A8202"/>
    <w:rsid w:val="7A6B08A2"/>
    <w:rsid w:val="7A6DB2D5"/>
    <w:rsid w:val="7A760980"/>
    <w:rsid w:val="7A7738F8"/>
    <w:rsid w:val="7A8AA6D8"/>
    <w:rsid w:val="7A8AB6FC"/>
    <w:rsid w:val="7A95B1E5"/>
    <w:rsid w:val="7A97E26C"/>
    <w:rsid w:val="7A9BC34C"/>
    <w:rsid w:val="7AA45361"/>
    <w:rsid w:val="7AAE046E"/>
    <w:rsid w:val="7AAFAA3E"/>
    <w:rsid w:val="7AB0DA6F"/>
    <w:rsid w:val="7AB2EC69"/>
    <w:rsid w:val="7AB449BD"/>
    <w:rsid w:val="7AB6C6E0"/>
    <w:rsid w:val="7ABBAC5C"/>
    <w:rsid w:val="7AC86C5F"/>
    <w:rsid w:val="7ACB3539"/>
    <w:rsid w:val="7ACE16B6"/>
    <w:rsid w:val="7AD63ECD"/>
    <w:rsid w:val="7ADD0D02"/>
    <w:rsid w:val="7ADD236A"/>
    <w:rsid w:val="7ADD5D31"/>
    <w:rsid w:val="7AE87ABA"/>
    <w:rsid w:val="7AED6A8F"/>
    <w:rsid w:val="7AED8090"/>
    <w:rsid w:val="7AF435F8"/>
    <w:rsid w:val="7AFCE5B4"/>
    <w:rsid w:val="7B00F7BE"/>
    <w:rsid w:val="7B02EF8A"/>
    <w:rsid w:val="7B03321E"/>
    <w:rsid w:val="7B05D826"/>
    <w:rsid w:val="7B0E719F"/>
    <w:rsid w:val="7B105CE3"/>
    <w:rsid w:val="7B118B24"/>
    <w:rsid w:val="7B138C69"/>
    <w:rsid w:val="7B1C4DC9"/>
    <w:rsid w:val="7B2850CD"/>
    <w:rsid w:val="7B29A6AC"/>
    <w:rsid w:val="7B4CE332"/>
    <w:rsid w:val="7B56D794"/>
    <w:rsid w:val="7B671A79"/>
    <w:rsid w:val="7B6CA646"/>
    <w:rsid w:val="7B73406D"/>
    <w:rsid w:val="7B787E42"/>
    <w:rsid w:val="7B79CC03"/>
    <w:rsid w:val="7B8AC889"/>
    <w:rsid w:val="7B8F57F3"/>
    <w:rsid w:val="7B911679"/>
    <w:rsid w:val="7BA42C23"/>
    <w:rsid w:val="7BAF2905"/>
    <w:rsid w:val="7BB67B52"/>
    <w:rsid w:val="7BC6DD23"/>
    <w:rsid w:val="7BCAC9AA"/>
    <w:rsid w:val="7BD44CF7"/>
    <w:rsid w:val="7BD8A4CE"/>
    <w:rsid w:val="7BE6EF7C"/>
    <w:rsid w:val="7BF63CB9"/>
    <w:rsid w:val="7BFE2932"/>
    <w:rsid w:val="7C0C4CA2"/>
    <w:rsid w:val="7C179F54"/>
    <w:rsid w:val="7C18EAF8"/>
    <w:rsid w:val="7C2B5485"/>
    <w:rsid w:val="7C2CEF7C"/>
    <w:rsid w:val="7C2FA24D"/>
    <w:rsid w:val="7C313DFA"/>
    <w:rsid w:val="7C3F5AAA"/>
    <w:rsid w:val="7C4236A0"/>
    <w:rsid w:val="7C45F14E"/>
    <w:rsid w:val="7C4674EE"/>
    <w:rsid w:val="7C4B380A"/>
    <w:rsid w:val="7C4C0F32"/>
    <w:rsid w:val="7C56F39A"/>
    <w:rsid w:val="7C587CA5"/>
    <w:rsid w:val="7C5DD988"/>
    <w:rsid w:val="7C805ADF"/>
    <w:rsid w:val="7C81FC25"/>
    <w:rsid w:val="7C9160F8"/>
    <w:rsid w:val="7C928F90"/>
    <w:rsid w:val="7C991486"/>
    <w:rsid w:val="7C9CCE59"/>
    <w:rsid w:val="7CA3557C"/>
    <w:rsid w:val="7CA40147"/>
    <w:rsid w:val="7CA70867"/>
    <w:rsid w:val="7CB952BA"/>
    <w:rsid w:val="7CC78BFF"/>
    <w:rsid w:val="7CC9D2BC"/>
    <w:rsid w:val="7CDA5B0E"/>
    <w:rsid w:val="7CE4DA17"/>
    <w:rsid w:val="7CE4FCB2"/>
    <w:rsid w:val="7CF8CA92"/>
    <w:rsid w:val="7CFA12B2"/>
    <w:rsid w:val="7D128041"/>
    <w:rsid w:val="7D128AF9"/>
    <w:rsid w:val="7D199FB3"/>
    <w:rsid w:val="7D24C9F6"/>
    <w:rsid w:val="7D263313"/>
    <w:rsid w:val="7D2BCAB7"/>
    <w:rsid w:val="7D2DD42D"/>
    <w:rsid w:val="7D3168E9"/>
    <w:rsid w:val="7D34B315"/>
    <w:rsid w:val="7D3E7FAF"/>
    <w:rsid w:val="7D409433"/>
    <w:rsid w:val="7D41FCFB"/>
    <w:rsid w:val="7D4795DD"/>
    <w:rsid w:val="7D49E80F"/>
    <w:rsid w:val="7D59268F"/>
    <w:rsid w:val="7D59DC6A"/>
    <w:rsid w:val="7D5A56D2"/>
    <w:rsid w:val="7D5E30DB"/>
    <w:rsid w:val="7D73A5EE"/>
    <w:rsid w:val="7D73EBF6"/>
    <w:rsid w:val="7D741089"/>
    <w:rsid w:val="7D7E909B"/>
    <w:rsid w:val="7D8735B7"/>
    <w:rsid w:val="7D9D3FA8"/>
    <w:rsid w:val="7DA08360"/>
    <w:rsid w:val="7DA68322"/>
    <w:rsid w:val="7DA6B4D9"/>
    <w:rsid w:val="7DB5066D"/>
    <w:rsid w:val="7DBA8FCB"/>
    <w:rsid w:val="7DBCE777"/>
    <w:rsid w:val="7DBDFC08"/>
    <w:rsid w:val="7DC41E37"/>
    <w:rsid w:val="7DC9A461"/>
    <w:rsid w:val="7DE2ECEC"/>
    <w:rsid w:val="7DE845AC"/>
    <w:rsid w:val="7DF76AD4"/>
    <w:rsid w:val="7E011DCC"/>
    <w:rsid w:val="7E101E01"/>
    <w:rsid w:val="7E137307"/>
    <w:rsid w:val="7E192AF1"/>
    <w:rsid w:val="7E27F23A"/>
    <w:rsid w:val="7E3276E4"/>
    <w:rsid w:val="7E3CBFC1"/>
    <w:rsid w:val="7E41665D"/>
    <w:rsid w:val="7E49B15F"/>
    <w:rsid w:val="7E4A5CED"/>
    <w:rsid w:val="7E4AE0A9"/>
    <w:rsid w:val="7E52E19A"/>
    <w:rsid w:val="7E585DB5"/>
    <w:rsid w:val="7E63B726"/>
    <w:rsid w:val="7E6AF192"/>
    <w:rsid w:val="7E711689"/>
    <w:rsid w:val="7E74AC26"/>
    <w:rsid w:val="7E7D3EE6"/>
    <w:rsid w:val="7E98343E"/>
    <w:rsid w:val="7E9C1632"/>
    <w:rsid w:val="7E9FF84C"/>
    <w:rsid w:val="7EA23362"/>
    <w:rsid w:val="7EA3A17E"/>
    <w:rsid w:val="7EA9EFC1"/>
    <w:rsid w:val="7EB1E93D"/>
    <w:rsid w:val="7EB4AE7E"/>
    <w:rsid w:val="7ED7103A"/>
    <w:rsid w:val="7EE1CDC5"/>
    <w:rsid w:val="7EECF4F2"/>
    <w:rsid w:val="7EEDC8D9"/>
    <w:rsid w:val="7EF85F7C"/>
    <w:rsid w:val="7F025B61"/>
    <w:rsid w:val="7F09DAE7"/>
    <w:rsid w:val="7F11FF80"/>
    <w:rsid w:val="7F22BCCF"/>
    <w:rsid w:val="7F29EBAB"/>
    <w:rsid w:val="7F3906A1"/>
    <w:rsid w:val="7F4478F7"/>
    <w:rsid w:val="7F5632D6"/>
    <w:rsid w:val="7F5F7F0B"/>
    <w:rsid w:val="7F6645B2"/>
    <w:rsid w:val="7F6A8ECD"/>
    <w:rsid w:val="7F7CC93B"/>
    <w:rsid w:val="7F80A8FD"/>
    <w:rsid w:val="7F84D9E6"/>
    <w:rsid w:val="7F8D8985"/>
    <w:rsid w:val="7F91E829"/>
    <w:rsid w:val="7F95EB81"/>
    <w:rsid w:val="7FA3B1B6"/>
    <w:rsid w:val="7FB7FC77"/>
    <w:rsid w:val="7FBE58B9"/>
    <w:rsid w:val="7FC10DF7"/>
    <w:rsid w:val="7FC1DEF9"/>
    <w:rsid w:val="7FC830BE"/>
    <w:rsid w:val="7FD4D3AD"/>
    <w:rsid w:val="7FD9D14A"/>
    <w:rsid w:val="7FE2B444"/>
    <w:rsid w:val="7FE2FA07"/>
    <w:rsid w:val="7FE3FB02"/>
    <w:rsid w:val="7FEEC10A"/>
    <w:rsid w:val="7FF0F88A"/>
    <w:rsid w:val="7FF895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3BD4"/>
  <w15:chartTrackingRefBased/>
  <w15:docId w15:val="{EA0851D8-217D-4EDE-8375-68E62C6FF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251B0D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251B0D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251B0D3"/>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251B0D3"/>
    <w:pPr>
      <w:ind w:left="720"/>
      <w:contextualSpacing/>
    </w:pPr>
  </w:style>
  <w:style w:type="paragraph" w:styleId="Heading4">
    <w:uiPriority w:val="9"/>
    <w:name w:val="heading 4"/>
    <w:basedOn w:val="Normal"/>
    <w:next w:val="Normal"/>
    <w:unhideWhenUsed/>
    <w:qFormat/>
    <w:rsid w:val="4D07E197"/>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4D07E197"/>
    <w:rPr>
      <w:color w:val="467886"/>
      <w:u w:val="single"/>
    </w:rPr>
  </w:style>
  <w:style w:type="paragraph" w:styleId="Header">
    <w:uiPriority w:val="99"/>
    <w:name w:val="header"/>
    <w:basedOn w:val="Normal"/>
    <w:unhideWhenUsed/>
    <w:rsid w:val="1CDFFF0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idra.ibge.gov.br/home/pnadcm/brasil" TargetMode="External" Id="R1dd63296d5f1479b" /><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footer" Target="footer.xml" Id="Rcda9097dc8464fce" /><Relationship Type="http://schemas.microsoft.com/office/2020/10/relationships/intelligence" Target="intelligence2.xml" Id="rId7" /><Relationship Type="http://schemas.openxmlformats.org/officeDocument/2006/relationships/hyperlink" Target="https://www.gov.br/pt-br/servicos" TargetMode="External" Id="Re800602d591c4cf6" /><Relationship Type="http://schemas.openxmlformats.org/officeDocument/2006/relationships/styles" Target="styles.xml" Id="rId2" /><Relationship Type="http://schemas.openxmlformats.org/officeDocument/2006/relationships/header" Target="header.xml" Id="R7bf05d5ed75747ec"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hyperlink" Target="https://xgboost.readthedocs.io/en/stable/" TargetMode="External" Id="Rb97ec955eec94870" /><Relationship Type="http://schemas.openxmlformats.org/officeDocument/2006/relationships/fontTable" Target="fontTable.xml" Id="rId5" /><Relationship Type="http://schemas.openxmlformats.org/officeDocument/2006/relationships/hyperlink" Target="https://api-servicos.estaleiro.serpro.gov.br/servicos-json" TargetMode="External" Id="R55f0fdf9a9a2482a"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0737D3EFB7BD45881C1634AFC4214F" ma:contentTypeVersion="6" ma:contentTypeDescription="Crie um novo documento." ma:contentTypeScope="" ma:versionID="f40580ed94821e67aca410b9063c78ed">
  <xsd:schema xmlns:xsd="http://www.w3.org/2001/XMLSchema" xmlns:xs="http://www.w3.org/2001/XMLSchema" xmlns:p="http://schemas.microsoft.com/office/2006/metadata/properties" xmlns:ns2="7493bf09-224c-49f2-ba2a-b1f9b45c647a" xmlns:ns3="b31e391b-db55-4a39-9536-57185c8e27f3" xmlns:ns4="a9e16f81-f2e9-43e7-bd18-7b68bc204168" xmlns:ns5="29164b4e-e3fa-4663-9640-3e2346f39714" targetNamespace="http://schemas.microsoft.com/office/2006/metadata/properties" ma:root="true" ma:fieldsID="d4a27d772e2e93ccce247a9e586b4e48" ns2:_="" ns3:_="" ns4:_="" ns5:_="">
    <xsd:import namespace="7493bf09-224c-49f2-ba2a-b1f9b45c647a"/>
    <xsd:import namespace="b31e391b-db55-4a39-9536-57185c8e27f3"/>
    <xsd:import namespace="a9e16f81-f2e9-43e7-bd18-7b68bc204168"/>
    <xsd:import namespace="29164b4e-e3fa-4663-9640-3e2346f39714"/>
    <xsd:element name="properties">
      <xsd:complexType>
        <xsd:sequence>
          <xsd:element name="documentManagement">
            <xsd:complexType>
              <xsd:all>
                <xsd:element ref="ns2:tag"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_Flow_SignoffStatus" minOccurs="0"/>
                <xsd:element ref="ns2:MediaServiceObjectDetectorVersions" minOccurs="0"/>
                <xsd:element ref="ns2:MediaServiceSearchProperties" minOccurs="0"/>
                <xsd:element ref="ns4: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93bf09-224c-49f2-ba2a-b1f9b45c647a" elementFormDefault="qualified">
    <xsd:import namespace="http://schemas.microsoft.com/office/2006/documentManagement/types"/>
    <xsd:import namespace="http://schemas.microsoft.com/office/infopath/2007/PartnerControls"/>
    <xsd:element name="tag" ma:index="8" nillable="true" ma:displayName="tag" ma:default="" ma:description="Filtro por tema, conforme escolha da TAG." ma:format="RadioButtons" ma:internalName="tag">
      <xsd:simpleType>
        <xsd:restriction base="dms:Choice">
          <xsd:enumeration value="mou"/>
          <xsd:enumeration value="21cq"/>
          <xsd:enumeration value="acórdão"/>
          <xsd:enumeration value="acordo internacional"/>
          <xsd:enumeration value="acordos bilaterais"/>
          <xsd:enumeration value="agenda parlamentar"/>
          <xsd:enumeration value="air"/>
          <xsd:enumeration value="arr"/>
          <xsd:enumeration value="auditorias cgu"/>
          <xsd:enumeration value="auditorias tcu"/>
          <xsd:enumeration value="avaliação de liderança"/>
          <xsd:enumeration value="balanço governo"/>
          <xsd:enumeration value="bid"/>
          <xsd:enumeration value="caf"/>
          <xsd:enumeration value="cálculo da economia"/>
          <xsd:enumeration value="câmara"/>
          <xsd:enumeration value="casa civil"/>
          <xsd:enumeration value="cgibr"/>
          <xsd:enumeration value="congresso"/>
          <xsd:enumeration value="contigenciamento"/>
          <xsd:enumeration value="cooperação"/>
          <xsd:enumeration value="cooperação internacional"/>
          <xsd:enumeration value="custeio"/>
          <xsd:enumeration value="ddo"/>
          <xsd:enumeration value="descentralização"/>
          <xsd:enumeration value="determinações tcu"/>
          <xsd:enumeration value="dfc"/>
          <xsd:enumeration value="diárias"/>
          <xsd:enumeration value="diligência"/>
          <xsd:enumeration value="disponiblidade orçamentária"/>
          <xsd:enumeration value="dotação"/>
          <xsd:enumeration value="economia da transformação"/>
          <xsd:enumeration value="economia de recursos"/>
          <xsd:enumeration value="empenho"/>
          <xsd:enumeration value="execução financeira"/>
          <xsd:enumeration value="execução física"/>
          <xsd:enumeration value="execução orcamentária"/>
          <xsd:enumeration value="financeiro"/>
          <xsd:enumeration value="fonte de recurso"/>
          <xsd:enumeration value="instituição financeira"/>
          <xsd:enumeration value="integra"/>
          <xsd:enumeration value="investimento"/>
          <xsd:enumeration value="jeo"/>
          <xsd:enumeration value="ldo"/>
          <xsd:enumeration value="loa"/>
          <xsd:enumeration value="metas globais"/>
          <xsd:enumeration value="metas individuais"/>
          <xsd:enumeration value="metas intermediárias"/>
          <xsd:enumeration value="monitoramento cgu"/>
          <xsd:enumeration value="monitoramento tcu"/>
          <xsd:enumeration value="mou"/>
          <xsd:enumeration value="normas sgd"/>
          <xsd:enumeration value="orçamentário"/>
          <xsd:enumeration value="organismo internacional"/>
          <xsd:enumeration value="passagens"/>
          <xsd:enumeration value="planejamento estratégico"/>
          <xsd:enumeration value="pldo"/>
          <xsd:enumeration value="ploa"/>
          <xsd:enumeration value="ppa"/>
          <xsd:enumeration value="prestação de contas"/>
          <xsd:enumeration value="qualitativo"/>
          <xsd:enumeration value="quallitim"/>
          <xsd:enumeration value="quantitativo"/>
          <xsd:enumeration value="rag"/>
          <xsd:enumeration value="recomendações cgu"/>
          <xsd:enumeration value="recomendações tcu"/>
          <xsd:enumeration value="relatórios tcu"/>
          <xsd:enumeration value="restos a pagar"/>
          <xsd:enumeration value="sam"/>
          <xsd:enumeration value="seme"/>
          <xsd:enumeration value="senado"/>
          <xsd:enumeration value="siafi"/>
          <xsd:enumeration value="siop"/>
          <xsd:enumeration value="suplementação"/>
          <xsd:enumeration value="tce"/>
          <xsd:enumeration value="ted"/>
          <xsd:enumeration value="viagem"/>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hidden="true" ma:internalName="MediaServiceKeyPoints" ma:readOnly="fals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hidden="true" ma:internalName="MediaLengthInSeconds" ma:readOnly="false">
      <xsd:simpleType>
        <xsd:restriction base="dms:Unknown"/>
      </xsd:simpleType>
    </xsd:element>
    <xsd:element name="MediaServiceAutoTags" ma:index="17" nillable="true" ma:displayName="Tags" ma:hidden="true" ma:internalName="MediaServiceAutoTags" ma:readOnly="false">
      <xsd:simpleType>
        <xsd:restriction base="dms:Text"/>
      </xsd:simpleType>
    </xsd:element>
    <xsd:element name="MediaServiceOCR" ma:index="18" nillable="true" ma:displayName="Extracted Text" ma:hidden="true" ma:internalName="MediaServiceOCR" ma:readOnly="fals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Flow_SignoffStatus" ma:index="22" nillable="true" ma:displayName="Status de liberação" ma:internalName="Status_x0020_de_x0020_libera_x00e7__x00e3_o">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1e391b-db55-4a39-9536-57185c8e27f3" elementFormDefault="qualified">
    <xsd:import namespace="http://schemas.microsoft.com/office/2006/documentManagement/types"/>
    <xsd:import namespace="http://schemas.microsoft.com/office/infopath/2007/PartnerControls"/>
    <xsd:element name="SharedWithUsers" ma:index="11" nillable="true" ma:displayName="Compartilhado com" ma:hidden="true" ma:internalName="SharedWithUs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hidden="true" ma:internalName="SharedWithDetails"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e16f81-f2e9-43e7-bd18-7b68bc204168" elementFormDefault="qualified">
    <xsd:import namespace="http://schemas.microsoft.com/office/2006/documentManagement/types"/>
    <xsd:import namespace="http://schemas.microsoft.com/office/infopath/2007/PartnerControls"/>
    <xsd:element name="MediaServiceBillingMetadata" ma:index="25" nillable="true" ma:displayName="MediaServiceBillingMetadata" ma:hidden="true" ma:internalName="MediaServiceBillingMetadata" ma:readOnly="true">
      <xsd:simpleType>
        <xsd:restriction base="dms:Note"/>
      </xsd:simpleType>
    </xsd:element>
    <xsd:element name="lcf76f155ced4ddcb4097134ff3c332f" ma:index="27" nillable="true" ma:taxonomy="true" ma:internalName="lcf76f155ced4ddcb4097134ff3c332f0" ma:taxonomyFieldName="MediaServiceImageTags" ma:displayName="Image Tags" ma:readOnly="false" ma:fieldId="{5cf76f15-5ced-4ddc-b409-7134ff3c332f}" ma:taxonomyMulti="true" ma:sspId="b39d7e3e-2180-4bf4-896a-658d90d149d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9164b4e-e3fa-4663-9640-3e2346f39714"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f12243d1-60b9-48d5-a736-f7c14ad160a7}" ma:internalName="TaxCatchAll" ma:showField="CatchAllData" ma:web="29164b4e-e3fa-4663-9640-3e2346f397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OCR xmlns="7493bf09-224c-49f2-ba2a-b1f9b45c647a" xsi:nil="true"/>
    <tag xmlns="7493bf09-224c-49f2-ba2a-b1f9b45c647a" xsi:nil="true"/>
    <SharedWithUsers xmlns="b31e391b-db55-4a39-9536-57185c8e27f3">
      <UserInfo>
        <DisplayName/>
        <AccountId xsi:nil="true"/>
        <AccountType/>
      </UserInfo>
    </SharedWithUsers>
    <MediaLengthInSeconds xmlns="7493bf09-224c-49f2-ba2a-b1f9b45c647a" xsi:nil="true"/>
    <MediaServiceAutoTags xmlns="7493bf09-224c-49f2-ba2a-b1f9b45c647a" xsi:nil="true"/>
    <MediaServiceKeyPoints xmlns="7493bf09-224c-49f2-ba2a-b1f9b45c647a" xsi:nil="true"/>
    <lcf76f155ced4ddcb4097134ff3c332f xmlns="a9e16f81-f2e9-43e7-bd18-7b68bc204168">
      <Terms xmlns="http://schemas.microsoft.com/office/infopath/2007/PartnerControls"/>
    </lcf76f155ced4ddcb4097134ff3c332f>
    <TaxCatchAll xmlns="29164b4e-e3fa-4663-9640-3e2346f39714" xsi:nil="true"/>
    <_Flow_SignoffStatus xmlns="7493bf09-224c-49f2-ba2a-b1f9b45c647a" xsi:nil="true"/>
    <SharedWithDetails xmlns="b31e391b-db55-4a39-9536-57185c8e27f3" xsi:nil="true"/>
  </documentManagement>
</p:properties>
</file>

<file path=customXml/itemProps1.xml><?xml version="1.0" encoding="utf-8"?>
<ds:datastoreItem xmlns:ds="http://schemas.openxmlformats.org/officeDocument/2006/customXml" ds:itemID="{37A81F6A-7315-498F-8BE8-397DA6C19B10}"/>
</file>

<file path=customXml/itemProps2.xml><?xml version="1.0" encoding="utf-8"?>
<ds:datastoreItem xmlns:ds="http://schemas.openxmlformats.org/officeDocument/2006/customXml" ds:itemID="{97458376-4352-4E93-AD23-F78E6FE7BEA7}"/>
</file>

<file path=customXml/itemProps3.xml><?xml version="1.0" encoding="utf-8"?>
<ds:datastoreItem xmlns:ds="http://schemas.openxmlformats.org/officeDocument/2006/customXml" ds:itemID="{29F923CA-F5CF-4D42-8698-9E7C6E5D82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Roberto Lucas Damaceno dos Santos</dc:creator>
  <keywords/>
  <dc:description/>
  <lastModifiedBy>Lucas Roberto de Azevedo Ferreira</lastModifiedBy>
  <revision>17</revision>
  <dcterms:created xsi:type="dcterms:W3CDTF">2025-07-17T21:19:00.0000000Z</dcterms:created>
  <dcterms:modified xsi:type="dcterms:W3CDTF">2026-05-22T16:07:01.5964451Z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0x010100E20737D3EFB7BD45881C1634AFC4214F</vt:lpwstr>
  </property>
  <property fmtid="{D5CDD505-2E9C-101B-9397-08002B2CF9AE}" pid="3" name="MediaServiceImageTags">
    <vt:lpwstr/>
  </property>
</Properties>
</file>